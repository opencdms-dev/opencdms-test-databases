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B45" w:rsidRDefault="00664EB8" w:rsidP="0063162D">
      <w:pPr>
        <w:pStyle w:val="Title"/>
        <w:pBdr>
          <w:top w:val="single" w:sz="8" w:space="1" w:color="4F81BD"/>
        </w:pBdr>
        <w:jc w:val="center"/>
        <w:rPr>
          <w:rFonts w:eastAsia="Cambria"/>
        </w:rPr>
      </w:pPr>
      <w:r>
        <w:rPr>
          <w:rFonts w:eastAsia="Cambria"/>
          <w:vertAlign w:val="superscript"/>
        </w:rPr>
        <w:t>1</w:t>
      </w:r>
      <w:r w:rsidR="00065719">
        <w:rPr>
          <w:rFonts w:eastAsia="Cambria"/>
        </w:rPr>
        <w:t>CLIMSOFT</w:t>
      </w:r>
      <w:r w:rsidR="0063580E">
        <w:rPr>
          <w:rFonts w:eastAsia="Cambria"/>
        </w:rPr>
        <w:t xml:space="preserve"> Version</w:t>
      </w:r>
      <w:r w:rsidR="00053082">
        <w:rPr>
          <w:rFonts w:eastAsia="Cambria"/>
        </w:rPr>
        <w:t xml:space="preserve"> 4</w:t>
      </w:r>
      <w:r w:rsidR="001E4B45">
        <w:rPr>
          <w:rFonts w:eastAsia="Cambria"/>
        </w:rPr>
        <w:br/>
      </w:r>
      <w:r w:rsidR="00B87BAD">
        <w:rPr>
          <w:rFonts w:eastAsia="Cambria"/>
        </w:rPr>
        <w:t>Technical Requirements</w:t>
      </w:r>
    </w:p>
    <w:p w:rsidR="0063162D" w:rsidRDefault="0063162D" w:rsidP="0063162D"/>
    <w:p w:rsidR="0063162D" w:rsidRDefault="0063162D" w:rsidP="0063162D"/>
    <w:p w:rsidR="00F923D3" w:rsidRPr="00F923D3" w:rsidRDefault="0063162D" w:rsidP="00F923D3">
      <w:pPr>
        <w:pStyle w:val="Subtitle"/>
        <w:jc w:val="center"/>
        <w:rPr>
          <w:color w:val="17365D" w:themeColor="text2" w:themeShade="BF"/>
        </w:rPr>
      </w:pPr>
      <w:r w:rsidRPr="00F923F8">
        <w:rPr>
          <w:color w:val="17365D" w:themeColor="text2" w:themeShade="BF"/>
        </w:rPr>
        <w:t xml:space="preserve">Written by </w:t>
      </w:r>
      <w:r w:rsidRPr="00F923F8">
        <w:rPr>
          <w:color w:val="17365D" w:themeColor="text2" w:themeShade="BF"/>
        </w:rPr>
        <w:br/>
      </w:r>
      <w:r w:rsidR="00F923D3">
        <w:rPr>
          <w:color w:val="17365D" w:themeColor="text2" w:themeShade="BF"/>
        </w:rPr>
        <w:t xml:space="preserve">Rafael Posada, SASSCAL/DWD </w:t>
      </w:r>
      <w:r w:rsidR="00F923D3">
        <w:rPr>
          <w:color w:val="17365D" w:themeColor="text2" w:themeShade="BF"/>
        </w:rPr>
        <w:br/>
        <w:t>(on behalf of the C</w:t>
      </w:r>
      <w:r w:rsidR="00447A88">
        <w:rPr>
          <w:color w:val="17365D" w:themeColor="text2" w:themeShade="BF"/>
        </w:rPr>
        <w:t>LIMSOFT</w:t>
      </w:r>
      <w:r w:rsidR="00F923D3">
        <w:rPr>
          <w:color w:val="17365D" w:themeColor="text2" w:themeShade="BF"/>
        </w:rPr>
        <w:t xml:space="preserve"> Technical Advisory Group)</w:t>
      </w:r>
    </w:p>
    <w:p w:rsidR="00A702AA" w:rsidRPr="00F923F8" w:rsidRDefault="00A702AA" w:rsidP="00A702AA">
      <w:pPr>
        <w:rPr>
          <w:color w:val="17365D" w:themeColor="text2" w:themeShade="BF"/>
        </w:rPr>
      </w:pPr>
    </w:p>
    <w:p w:rsidR="00610462" w:rsidRDefault="00447A88" w:rsidP="00A702AA">
      <w:pPr>
        <w:pStyle w:val="Subtitle"/>
        <w:jc w:val="center"/>
        <w:rPr>
          <w:color w:val="17365D" w:themeColor="text2" w:themeShade="BF"/>
        </w:rPr>
      </w:pPr>
      <w:r>
        <w:rPr>
          <w:color w:val="17365D" w:themeColor="text2" w:themeShade="BF"/>
        </w:rPr>
        <w:t>Version 1</w:t>
      </w:r>
      <w:r w:rsidR="00610462">
        <w:rPr>
          <w:color w:val="17365D" w:themeColor="text2" w:themeShade="BF"/>
        </w:rPr>
        <w:t>.0</w:t>
      </w:r>
    </w:p>
    <w:p w:rsidR="00A702AA" w:rsidRPr="00F923F8" w:rsidRDefault="008053A3" w:rsidP="00A702AA">
      <w:pPr>
        <w:pStyle w:val="Subtitle"/>
        <w:jc w:val="center"/>
        <w:rPr>
          <w:color w:val="17365D" w:themeColor="text2" w:themeShade="BF"/>
        </w:rPr>
      </w:pPr>
      <w:r>
        <w:rPr>
          <w:color w:val="17365D" w:themeColor="text2" w:themeShade="BF"/>
        </w:rPr>
        <w:t>6</w:t>
      </w:r>
      <w:r w:rsidRPr="008053A3">
        <w:rPr>
          <w:color w:val="17365D" w:themeColor="text2" w:themeShade="BF"/>
          <w:vertAlign w:val="superscript"/>
        </w:rPr>
        <w:t>th</w:t>
      </w:r>
      <w:r>
        <w:rPr>
          <w:color w:val="17365D" w:themeColor="text2" w:themeShade="BF"/>
        </w:rPr>
        <w:t xml:space="preserve"> </w:t>
      </w:r>
      <w:r w:rsidR="00447A88">
        <w:rPr>
          <w:color w:val="17365D" w:themeColor="text2" w:themeShade="BF"/>
        </w:rPr>
        <w:t>May</w:t>
      </w:r>
      <w:r>
        <w:rPr>
          <w:color w:val="17365D" w:themeColor="text2" w:themeShade="BF"/>
        </w:rPr>
        <w:t xml:space="preserve"> </w:t>
      </w:r>
      <w:r w:rsidR="00A702AA" w:rsidRPr="00F923F8">
        <w:rPr>
          <w:color w:val="17365D" w:themeColor="text2" w:themeShade="BF"/>
        </w:rPr>
        <w:t>201</w:t>
      </w:r>
      <w:r>
        <w:rPr>
          <w:color w:val="17365D" w:themeColor="text2" w:themeShade="BF"/>
        </w:rPr>
        <w:t>5</w:t>
      </w:r>
    </w:p>
    <w:p w:rsidR="0063162D" w:rsidRDefault="0063162D" w:rsidP="0063162D"/>
    <w:p w:rsidR="00447A88" w:rsidRDefault="00447A88" w:rsidP="0063162D"/>
    <w:p w:rsidR="00447A88" w:rsidRDefault="00447A88" w:rsidP="0063162D"/>
    <w:p w:rsidR="00447A88" w:rsidRDefault="00447A88" w:rsidP="0063162D"/>
    <w:p w:rsidR="00447A88" w:rsidRDefault="00447A88" w:rsidP="0063162D"/>
    <w:tbl>
      <w:tblPr>
        <w:tblStyle w:val="TableGrid"/>
        <w:tblW w:w="0" w:type="auto"/>
        <w:tblLook w:val="04A0"/>
      </w:tblPr>
      <w:tblGrid>
        <w:gridCol w:w="4621"/>
      </w:tblGrid>
      <w:tr w:rsidR="003B4810" w:rsidTr="00447A88">
        <w:tc>
          <w:tcPr>
            <w:tcW w:w="4621" w:type="dxa"/>
            <w:tcBorders>
              <w:top w:val="nil"/>
              <w:left w:val="nil"/>
              <w:bottom w:val="nil"/>
              <w:right w:val="nil"/>
            </w:tcBorders>
          </w:tcPr>
          <w:p w:rsidR="003B4810" w:rsidRDefault="003B4810" w:rsidP="0063162D">
            <w:r w:rsidRPr="003B4810">
              <w:rPr>
                <w:i/>
              </w:rPr>
              <w:t>Edited by:</w:t>
            </w:r>
            <w:r w:rsidRPr="003B4810">
              <w:rPr>
                <w:i/>
              </w:rPr>
              <w:br/>
            </w:r>
            <w:r>
              <w:t>Ian Edwards</w:t>
            </w:r>
          </w:p>
        </w:tc>
      </w:tr>
    </w:tbl>
    <w:p w:rsidR="00B04CCB" w:rsidRDefault="00BF3660" w:rsidP="0063162D">
      <w:r>
        <w:fldChar w:fldCharType="begin"/>
      </w:r>
      <w:r w:rsidR="00B87BAD">
        <w:instrText xml:space="preserve"> FILLIN  "Please add here your name in the colour you used to include your comments"  \* MERGEFORMAT </w:instrText>
      </w:r>
      <w:r>
        <w:fldChar w:fldCharType="end"/>
      </w:r>
    </w:p>
    <w:p w:rsidR="00B04CCB" w:rsidRDefault="00B04CCB" w:rsidP="0063162D"/>
    <w:p w:rsidR="0063162D" w:rsidRPr="00664EB8" w:rsidRDefault="00664EB8" w:rsidP="00664EB8">
      <w:pPr>
        <w:pBdr>
          <w:top w:val="single" w:sz="4" w:space="1" w:color="auto"/>
        </w:pBdr>
        <w:rPr>
          <w:rFonts w:asciiTheme="majorHAnsi" w:hAnsiTheme="majorHAnsi"/>
          <w:sz w:val="20"/>
        </w:rPr>
      </w:pPr>
      <w:r>
        <w:rPr>
          <w:rFonts w:asciiTheme="majorHAnsi" w:hAnsiTheme="majorHAnsi"/>
          <w:color w:val="17365D" w:themeColor="text2" w:themeShade="BF"/>
          <w:sz w:val="20"/>
          <w:vertAlign w:val="superscript"/>
        </w:rPr>
        <w:t>1</w:t>
      </w:r>
      <w:r w:rsidR="00F923F8" w:rsidRPr="00664EB8">
        <w:rPr>
          <w:rFonts w:asciiTheme="majorHAnsi" w:hAnsiTheme="majorHAnsi"/>
          <w:color w:val="17365D" w:themeColor="text2" w:themeShade="BF"/>
          <w:sz w:val="20"/>
        </w:rPr>
        <w:t xml:space="preserve">CLIMSOFT is a Climate Data Management System written by Samuel Machua &amp; Albert Mhanda with development supported by </w:t>
      </w:r>
      <w:hyperlink r:id="rId8" w:history="1">
        <w:r w:rsidR="00F923F8" w:rsidRPr="00664EB8">
          <w:rPr>
            <w:rStyle w:val="Hyperlink"/>
            <w:rFonts w:asciiTheme="majorHAnsi" w:hAnsiTheme="majorHAnsi"/>
            <w:sz w:val="20"/>
          </w:rPr>
          <w:t>Kenya Meteorological Service</w:t>
        </w:r>
      </w:hyperlink>
      <w:r w:rsidR="00F923F8" w:rsidRPr="00664EB8">
        <w:rPr>
          <w:rFonts w:asciiTheme="majorHAnsi" w:hAnsiTheme="majorHAnsi"/>
          <w:sz w:val="20"/>
        </w:rPr>
        <w:t xml:space="preserve">, </w:t>
      </w:r>
      <w:hyperlink r:id="rId9" w:history="1">
        <w:r w:rsidRPr="00664EB8">
          <w:rPr>
            <w:rStyle w:val="Hyperlink"/>
            <w:rFonts w:asciiTheme="majorHAnsi" w:hAnsiTheme="majorHAnsi"/>
            <w:sz w:val="20"/>
          </w:rPr>
          <w:t>Zimbabwe Meteorological Service</w:t>
        </w:r>
      </w:hyperlink>
      <w:r w:rsidRPr="00664EB8">
        <w:rPr>
          <w:rFonts w:asciiTheme="majorHAnsi" w:hAnsiTheme="majorHAnsi"/>
          <w:sz w:val="20"/>
        </w:rPr>
        <w:t xml:space="preserve">, </w:t>
      </w:r>
      <w:hyperlink r:id="rId10" w:history="1">
        <w:r w:rsidRPr="00664EB8">
          <w:rPr>
            <w:rStyle w:val="Hyperlink"/>
            <w:rFonts w:asciiTheme="majorHAnsi" w:hAnsiTheme="majorHAnsi"/>
            <w:sz w:val="20"/>
          </w:rPr>
          <w:t>ACMAD</w:t>
        </w:r>
      </w:hyperlink>
      <w:r w:rsidRPr="00664EB8">
        <w:rPr>
          <w:rFonts w:asciiTheme="majorHAnsi" w:hAnsiTheme="majorHAnsi"/>
          <w:sz w:val="20"/>
        </w:rPr>
        <w:t xml:space="preserve">, </w:t>
      </w:r>
      <w:hyperlink r:id="rId11" w:history="1">
        <w:r w:rsidRPr="00664EB8">
          <w:rPr>
            <w:rStyle w:val="Hyperlink"/>
            <w:rFonts w:asciiTheme="majorHAnsi" w:hAnsiTheme="majorHAnsi"/>
            <w:sz w:val="20"/>
          </w:rPr>
          <w:t>UK Met Office</w:t>
        </w:r>
      </w:hyperlink>
      <w:r w:rsidRPr="00664EB8">
        <w:rPr>
          <w:rFonts w:asciiTheme="majorHAnsi" w:hAnsiTheme="majorHAnsi"/>
          <w:sz w:val="20"/>
        </w:rPr>
        <w:t xml:space="preserve"> </w:t>
      </w:r>
      <w:r w:rsidRPr="00664EB8">
        <w:rPr>
          <w:rFonts w:asciiTheme="majorHAnsi" w:hAnsiTheme="majorHAnsi"/>
          <w:color w:val="17365D" w:themeColor="text2" w:themeShade="BF"/>
          <w:sz w:val="20"/>
        </w:rPr>
        <w:t>and the</w:t>
      </w:r>
      <w:r w:rsidRPr="00664EB8">
        <w:rPr>
          <w:rFonts w:asciiTheme="majorHAnsi" w:hAnsiTheme="majorHAnsi"/>
          <w:sz w:val="20"/>
        </w:rPr>
        <w:t xml:space="preserve"> </w:t>
      </w:r>
      <w:hyperlink r:id="rId12" w:history="1">
        <w:r w:rsidRPr="00664EB8">
          <w:rPr>
            <w:rStyle w:val="Hyperlink"/>
            <w:rFonts w:asciiTheme="majorHAnsi" w:hAnsiTheme="majorHAnsi"/>
            <w:sz w:val="20"/>
          </w:rPr>
          <w:t>World Meteorological Organisation</w:t>
        </w:r>
      </w:hyperlink>
      <w:r w:rsidRPr="00664EB8">
        <w:rPr>
          <w:rFonts w:asciiTheme="majorHAnsi" w:hAnsiTheme="majorHAnsi"/>
          <w:sz w:val="20"/>
        </w:rPr>
        <w:t xml:space="preserve">. </w:t>
      </w:r>
    </w:p>
    <w:p w:rsidR="0063162D" w:rsidRDefault="0063162D" w:rsidP="0063162D"/>
    <w:p w:rsidR="00B04CCB" w:rsidRDefault="00B04CCB" w:rsidP="0063162D">
      <w:pPr>
        <w:sectPr w:rsidR="00B04CCB" w:rsidSect="005E44EF">
          <w:headerReference w:type="even" r:id="rId13"/>
          <w:headerReference w:type="default" r:id="rId14"/>
          <w:headerReference w:type="first" r:id="rId15"/>
          <w:footerReference w:type="first" r:id="rId16"/>
          <w:pgSz w:w="11907" w:h="16839" w:code="9"/>
          <w:pgMar w:top="1440" w:right="1440" w:bottom="1440" w:left="1440" w:header="720" w:footer="720" w:gutter="0"/>
          <w:cols w:space="720"/>
          <w:vAlign w:val="center"/>
          <w:titlePg/>
          <w:docGrid w:linePitch="600" w:charSpace="36864"/>
        </w:sectPr>
      </w:pPr>
    </w:p>
    <w:sdt>
      <w:sdtPr>
        <w:rPr>
          <w:rFonts w:asciiTheme="minorHAnsi" w:eastAsiaTheme="minorEastAsia" w:hAnsiTheme="minorHAnsi" w:cstheme="minorBidi"/>
          <w:b w:val="0"/>
          <w:bCs w:val="0"/>
          <w:color w:val="auto"/>
          <w:sz w:val="22"/>
          <w:szCs w:val="22"/>
          <w:lang w:val="de-DE"/>
        </w:rPr>
        <w:id w:val="1064215437"/>
        <w:docPartObj>
          <w:docPartGallery w:val="Table of Contents"/>
          <w:docPartUnique/>
        </w:docPartObj>
      </w:sdtPr>
      <w:sdtContent>
        <w:p w:rsidR="00B04CCB" w:rsidRDefault="00DF2AA7">
          <w:pPr>
            <w:pStyle w:val="TOCHeading"/>
          </w:pPr>
          <w:r>
            <w:rPr>
              <w:lang w:val="de-DE"/>
            </w:rPr>
            <w:t>Content</w:t>
          </w:r>
          <w:r w:rsidR="003B4810">
            <w:rPr>
              <w:lang w:val="de-DE"/>
            </w:rPr>
            <w:t>s</w:t>
          </w:r>
        </w:p>
        <w:bookmarkStart w:id="0" w:name="_GoBack"/>
        <w:bookmarkEnd w:id="0"/>
        <w:p w:rsidR="003B4810" w:rsidRDefault="00BF3660">
          <w:pPr>
            <w:pStyle w:val="TOC1"/>
            <w:tabs>
              <w:tab w:val="right" w:leader="dot" w:pos="9629"/>
            </w:tabs>
            <w:rPr>
              <w:noProof/>
            </w:rPr>
          </w:pPr>
          <w:r>
            <w:fldChar w:fldCharType="begin"/>
          </w:r>
          <w:r w:rsidR="00BD56DA">
            <w:instrText xml:space="preserve"> TOC \o "1-2" \h \z \u </w:instrText>
          </w:r>
          <w:r>
            <w:fldChar w:fldCharType="separate"/>
          </w:r>
          <w:hyperlink w:anchor="_Toc418693880" w:history="1">
            <w:r w:rsidR="003B4810" w:rsidRPr="00814DA7">
              <w:rPr>
                <w:rStyle w:val="Hyperlink"/>
                <w:rFonts w:eastAsia="Calibri"/>
                <w:noProof/>
              </w:rPr>
              <w:t>New Data Model</w:t>
            </w:r>
            <w:r w:rsidR="003B4810">
              <w:rPr>
                <w:noProof/>
                <w:webHidden/>
              </w:rPr>
              <w:tab/>
            </w:r>
            <w:r>
              <w:rPr>
                <w:noProof/>
                <w:webHidden/>
              </w:rPr>
              <w:fldChar w:fldCharType="begin"/>
            </w:r>
            <w:r w:rsidR="003B4810">
              <w:rPr>
                <w:noProof/>
                <w:webHidden/>
              </w:rPr>
              <w:instrText xml:space="preserve"> PAGEREF _Toc418693880 \h </w:instrText>
            </w:r>
            <w:r>
              <w:rPr>
                <w:noProof/>
                <w:webHidden/>
              </w:rPr>
            </w:r>
            <w:r>
              <w:rPr>
                <w:noProof/>
                <w:webHidden/>
              </w:rPr>
              <w:fldChar w:fldCharType="separate"/>
            </w:r>
            <w:r w:rsidR="003B4810">
              <w:rPr>
                <w:noProof/>
                <w:webHidden/>
              </w:rPr>
              <w:t>3</w:t>
            </w:r>
            <w:r>
              <w:rPr>
                <w:noProof/>
                <w:webHidden/>
              </w:rPr>
              <w:fldChar w:fldCharType="end"/>
            </w:r>
          </w:hyperlink>
        </w:p>
        <w:p w:rsidR="003B4810" w:rsidRDefault="00BF3660">
          <w:pPr>
            <w:pStyle w:val="TOC1"/>
            <w:tabs>
              <w:tab w:val="right" w:leader="dot" w:pos="9629"/>
            </w:tabs>
            <w:rPr>
              <w:noProof/>
            </w:rPr>
          </w:pPr>
          <w:hyperlink w:anchor="_Toc418693881" w:history="1">
            <w:r w:rsidR="003B4810" w:rsidRPr="00814DA7">
              <w:rPr>
                <w:rStyle w:val="Hyperlink"/>
                <w:rFonts w:eastAsia="Calibri"/>
                <w:noProof/>
              </w:rPr>
              <w:t>1. General Remarks</w:t>
            </w:r>
            <w:r w:rsidR="003B4810">
              <w:rPr>
                <w:noProof/>
                <w:webHidden/>
              </w:rPr>
              <w:tab/>
            </w:r>
            <w:r>
              <w:rPr>
                <w:noProof/>
                <w:webHidden/>
              </w:rPr>
              <w:fldChar w:fldCharType="begin"/>
            </w:r>
            <w:r w:rsidR="003B4810">
              <w:rPr>
                <w:noProof/>
                <w:webHidden/>
              </w:rPr>
              <w:instrText xml:space="preserve"> PAGEREF _Toc418693881 \h </w:instrText>
            </w:r>
            <w:r>
              <w:rPr>
                <w:noProof/>
                <w:webHidden/>
              </w:rPr>
            </w:r>
            <w:r>
              <w:rPr>
                <w:noProof/>
                <w:webHidden/>
              </w:rPr>
              <w:fldChar w:fldCharType="separate"/>
            </w:r>
            <w:r w:rsidR="003B4810">
              <w:rPr>
                <w:noProof/>
                <w:webHidden/>
              </w:rPr>
              <w:t>5</w:t>
            </w:r>
            <w:r>
              <w:rPr>
                <w:noProof/>
                <w:webHidden/>
              </w:rPr>
              <w:fldChar w:fldCharType="end"/>
            </w:r>
          </w:hyperlink>
        </w:p>
        <w:p w:rsidR="003B4810" w:rsidRDefault="00BF3660">
          <w:pPr>
            <w:pStyle w:val="TOC1"/>
            <w:tabs>
              <w:tab w:val="right" w:leader="dot" w:pos="9629"/>
            </w:tabs>
            <w:rPr>
              <w:noProof/>
            </w:rPr>
          </w:pPr>
          <w:hyperlink w:anchor="_Toc418693882" w:history="1">
            <w:r w:rsidR="003B4810" w:rsidRPr="00814DA7">
              <w:rPr>
                <w:rStyle w:val="Hyperlink"/>
                <w:noProof/>
              </w:rPr>
              <w:t xml:space="preserve">2. Mandatory CDMS </w:t>
            </w:r>
            <w:r w:rsidR="003B4810" w:rsidRPr="00814DA7">
              <w:rPr>
                <w:rStyle w:val="Hyperlink"/>
                <w:rFonts w:eastAsia="Calibri"/>
                <w:noProof/>
              </w:rPr>
              <w:t>Recommendations from WMO</w:t>
            </w:r>
            <w:r w:rsidR="003B4810">
              <w:rPr>
                <w:noProof/>
                <w:webHidden/>
              </w:rPr>
              <w:tab/>
            </w:r>
            <w:r>
              <w:rPr>
                <w:noProof/>
                <w:webHidden/>
              </w:rPr>
              <w:fldChar w:fldCharType="begin"/>
            </w:r>
            <w:r w:rsidR="003B4810">
              <w:rPr>
                <w:noProof/>
                <w:webHidden/>
              </w:rPr>
              <w:instrText xml:space="preserve"> PAGEREF _Toc418693882 \h </w:instrText>
            </w:r>
            <w:r>
              <w:rPr>
                <w:noProof/>
                <w:webHidden/>
              </w:rPr>
            </w:r>
            <w:r>
              <w:rPr>
                <w:noProof/>
                <w:webHidden/>
              </w:rPr>
              <w:fldChar w:fldCharType="separate"/>
            </w:r>
            <w:r w:rsidR="003B4810">
              <w:rPr>
                <w:noProof/>
                <w:webHidden/>
              </w:rPr>
              <w:t>5</w:t>
            </w:r>
            <w:r>
              <w:rPr>
                <w:noProof/>
                <w:webHidden/>
              </w:rPr>
              <w:fldChar w:fldCharType="end"/>
            </w:r>
          </w:hyperlink>
        </w:p>
        <w:p w:rsidR="003B4810" w:rsidRDefault="00BF3660">
          <w:pPr>
            <w:pStyle w:val="TOC1"/>
            <w:tabs>
              <w:tab w:val="right" w:leader="dot" w:pos="9629"/>
            </w:tabs>
            <w:rPr>
              <w:noProof/>
            </w:rPr>
          </w:pPr>
          <w:hyperlink w:anchor="_Toc418693883" w:history="1">
            <w:r w:rsidR="003B4810" w:rsidRPr="00814DA7">
              <w:rPr>
                <w:rStyle w:val="Hyperlink"/>
                <w:noProof/>
              </w:rPr>
              <w:t>3. Database Entities</w:t>
            </w:r>
            <w:r w:rsidR="003B4810">
              <w:rPr>
                <w:noProof/>
                <w:webHidden/>
              </w:rPr>
              <w:tab/>
            </w:r>
            <w:r>
              <w:rPr>
                <w:noProof/>
                <w:webHidden/>
              </w:rPr>
              <w:fldChar w:fldCharType="begin"/>
            </w:r>
            <w:r w:rsidR="003B4810">
              <w:rPr>
                <w:noProof/>
                <w:webHidden/>
              </w:rPr>
              <w:instrText xml:space="preserve"> PAGEREF _Toc418693883 \h </w:instrText>
            </w:r>
            <w:r>
              <w:rPr>
                <w:noProof/>
                <w:webHidden/>
              </w:rPr>
            </w:r>
            <w:r>
              <w:rPr>
                <w:noProof/>
                <w:webHidden/>
              </w:rPr>
              <w:fldChar w:fldCharType="separate"/>
            </w:r>
            <w:r w:rsidR="003B4810">
              <w:rPr>
                <w:noProof/>
                <w:webHidden/>
              </w:rPr>
              <w:t>7</w:t>
            </w:r>
            <w:r>
              <w:rPr>
                <w:noProof/>
                <w:webHidden/>
              </w:rPr>
              <w:fldChar w:fldCharType="end"/>
            </w:r>
          </w:hyperlink>
        </w:p>
        <w:p w:rsidR="003B4810" w:rsidRDefault="00BF3660">
          <w:pPr>
            <w:pStyle w:val="TOC2"/>
            <w:tabs>
              <w:tab w:val="right" w:leader="dot" w:pos="9629"/>
            </w:tabs>
            <w:rPr>
              <w:noProof/>
            </w:rPr>
          </w:pPr>
          <w:hyperlink w:anchor="_Toc418693884" w:history="1">
            <w:r w:rsidR="003B4810" w:rsidRPr="00814DA7">
              <w:rPr>
                <w:rStyle w:val="Hyperlink"/>
                <w:rFonts w:eastAsia="Calibri"/>
                <w:noProof/>
              </w:rPr>
              <w:t>observationInitial/observtionFinal</w:t>
            </w:r>
            <w:r w:rsidR="003B4810">
              <w:rPr>
                <w:noProof/>
                <w:webHidden/>
              </w:rPr>
              <w:tab/>
            </w:r>
            <w:r>
              <w:rPr>
                <w:noProof/>
                <w:webHidden/>
              </w:rPr>
              <w:fldChar w:fldCharType="begin"/>
            </w:r>
            <w:r w:rsidR="003B4810">
              <w:rPr>
                <w:noProof/>
                <w:webHidden/>
              </w:rPr>
              <w:instrText xml:space="preserve"> PAGEREF _Toc418693884 \h </w:instrText>
            </w:r>
            <w:r>
              <w:rPr>
                <w:noProof/>
                <w:webHidden/>
              </w:rPr>
            </w:r>
            <w:r>
              <w:rPr>
                <w:noProof/>
                <w:webHidden/>
              </w:rPr>
              <w:fldChar w:fldCharType="separate"/>
            </w:r>
            <w:r w:rsidR="003B4810">
              <w:rPr>
                <w:noProof/>
                <w:webHidden/>
              </w:rPr>
              <w:t>7</w:t>
            </w:r>
            <w:r>
              <w:rPr>
                <w:noProof/>
                <w:webHidden/>
              </w:rPr>
              <w:fldChar w:fldCharType="end"/>
            </w:r>
          </w:hyperlink>
        </w:p>
        <w:p w:rsidR="003B4810" w:rsidRDefault="00BF3660">
          <w:pPr>
            <w:pStyle w:val="TOC2"/>
            <w:tabs>
              <w:tab w:val="right" w:leader="dot" w:pos="9629"/>
            </w:tabs>
            <w:rPr>
              <w:noProof/>
            </w:rPr>
          </w:pPr>
          <w:hyperlink w:anchor="_Toc418693885" w:history="1">
            <w:r w:rsidR="003B4810" w:rsidRPr="00814DA7">
              <w:rPr>
                <w:rStyle w:val="Hyperlink"/>
                <w:noProof/>
              </w:rPr>
              <w:t>dataForm</w:t>
            </w:r>
            <w:r w:rsidR="003B4810">
              <w:rPr>
                <w:noProof/>
                <w:webHidden/>
              </w:rPr>
              <w:tab/>
            </w:r>
            <w:r>
              <w:rPr>
                <w:noProof/>
                <w:webHidden/>
              </w:rPr>
              <w:fldChar w:fldCharType="begin"/>
            </w:r>
            <w:r w:rsidR="003B4810">
              <w:rPr>
                <w:noProof/>
                <w:webHidden/>
              </w:rPr>
              <w:instrText xml:space="preserve"> PAGEREF _Toc418693885 \h </w:instrText>
            </w:r>
            <w:r>
              <w:rPr>
                <w:noProof/>
                <w:webHidden/>
              </w:rPr>
            </w:r>
            <w:r>
              <w:rPr>
                <w:noProof/>
                <w:webHidden/>
              </w:rPr>
              <w:fldChar w:fldCharType="separate"/>
            </w:r>
            <w:r w:rsidR="003B4810">
              <w:rPr>
                <w:noProof/>
                <w:webHidden/>
              </w:rPr>
              <w:t>8</w:t>
            </w:r>
            <w:r>
              <w:rPr>
                <w:noProof/>
                <w:webHidden/>
              </w:rPr>
              <w:fldChar w:fldCharType="end"/>
            </w:r>
          </w:hyperlink>
        </w:p>
        <w:p w:rsidR="003B4810" w:rsidRDefault="00BF3660">
          <w:pPr>
            <w:pStyle w:val="TOC2"/>
            <w:tabs>
              <w:tab w:val="right" w:leader="dot" w:pos="9629"/>
            </w:tabs>
            <w:rPr>
              <w:noProof/>
            </w:rPr>
          </w:pPr>
          <w:hyperlink w:anchor="_Toc418693886" w:history="1">
            <w:r w:rsidR="003B4810" w:rsidRPr="00814DA7">
              <w:rPr>
                <w:rStyle w:val="Hyperlink"/>
                <w:noProof/>
              </w:rPr>
              <w:t>Station</w:t>
            </w:r>
            <w:r w:rsidR="003B4810">
              <w:rPr>
                <w:noProof/>
                <w:webHidden/>
              </w:rPr>
              <w:tab/>
            </w:r>
            <w:r>
              <w:rPr>
                <w:noProof/>
                <w:webHidden/>
              </w:rPr>
              <w:fldChar w:fldCharType="begin"/>
            </w:r>
            <w:r w:rsidR="003B4810">
              <w:rPr>
                <w:noProof/>
                <w:webHidden/>
              </w:rPr>
              <w:instrText xml:space="preserve"> PAGEREF _Toc418693886 \h </w:instrText>
            </w:r>
            <w:r>
              <w:rPr>
                <w:noProof/>
                <w:webHidden/>
              </w:rPr>
            </w:r>
            <w:r>
              <w:rPr>
                <w:noProof/>
                <w:webHidden/>
              </w:rPr>
              <w:fldChar w:fldCharType="separate"/>
            </w:r>
            <w:r w:rsidR="003B4810">
              <w:rPr>
                <w:noProof/>
                <w:webHidden/>
              </w:rPr>
              <w:t>8</w:t>
            </w:r>
            <w:r>
              <w:rPr>
                <w:noProof/>
                <w:webHidden/>
              </w:rPr>
              <w:fldChar w:fldCharType="end"/>
            </w:r>
          </w:hyperlink>
        </w:p>
        <w:p w:rsidR="003B4810" w:rsidRDefault="00BF3660">
          <w:pPr>
            <w:pStyle w:val="TOC2"/>
            <w:tabs>
              <w:tab w:val="right" w:leader="dot" w:pos="9629"/>
            </w:tabs>
            <w:rPr>
              <w:noProof/>
            </w:rPr>
          </w:pPr>
          <w:hyperlink w:anchor="_Toc418693887" w:history="1">
            <w:r w:rsidR="003B4810" w:rsidRPr="00814DA7">
              <w:rPr>
                <w:rStyle w:val="Hyperlink"/>
                <w:noProof/>
              </w:rPr>
              <w:t>obsElement</w:t>
            </w:r>
            <w:r w:rsidR="003B4810">
              <w:rPr>
                <w:noProof/>
                <w:webHidden/>
              </w:rPr>
              <w:tab/>
            </w:r>
            <w:r>
              <w:rPr>
                <w:noProof/>
                <w:webHidden/>
              </w:rPr>
              <w:fldChar w:fldCharType="begin"/>
            </w:r>
            <w:r w:rsidR="003B4810">
              <w:rPr>
                <w:noProof/>
                <w:webHidden/>
              </w:rPr>
              <w:instrText xml:space="preserve"> PAGEREF _Toc418693887 \h </w:instrText>
            </w:r>
            <w:r>
              <w:rPr>
                <w:noProof/>
                <w:webHidden/>
              </w:rPr>
            </w:r>
            <w:r>
              <w:rPr>
                <w:noProof/>
                <w:webHidden/>
              </w:rPr>
              <w:fldChar w:fldCharType="separate"/>
            </w:r>
            <w:r w:rsidR="003B4810">
              <w:rPr>
                <w:noProof/>
                <w:webHidden/>
              </w:rPr>
              <w:t>8</w:t>
            </w:r>
            <w:r>
              <w:rPr>
                <w:noProof/>
                <w:webHidden/>
              </w:rPr>
              <w:fldChar w:fldCharType="end"/>
            </w:r>
          </w:hyperlink>
        </w:p>
        <w:p w:rsidR="003B4810" w:rsidRDefault="00BF3660">
          <w:pPr>
            <w:pStyle w:val="TOC2"/>
            <w:tabs>
              <w:tab w:val="right" w:leader="dot" w:pos="9629"/>
            </w:tabs>
            <w:rPr>
              <w:noProof/>
            </w:rPr>
          </w:pPr>
          <w:hyperlink w:anchor="_Toc418693888" w:history="1">
            <w:r w:rsidR="003B4810" w:rsidRPr="00814DA7">
              <w:rPr>
                <w:rStyle w:val="Hyperlink"/>
                <w:noProof/>
              </w:rPr>
              <w:t>obsDateTime</w:t>
            </w:r>
            <w:r w:rsidR="003B4810">
              <w:rPr>
                <w:noProof/>
                <w:webHidden/>
              </w:rPr>
              <w:tab/>
            </w:r>
            <w:r>
              <w:rPr>
                <w:noProof/>
                <w:webHidden/>
              </w:rPr>
              <w:fldChar w:fldCharType="begin"/>
            </w:r>
            <w:r w:rsidR="003B4810">
              <w:rPr>
                <w:noProof/>
                <w:webHidden/>
              </w:rPr>
              <w:instrText xml:space="preserve"> PAGEREF _Toc418693888 \h </w:instrText>
            </w:r>
            <w:r>
              <w:rPr>
                <w:noProof/>
                <w:webHidden/>
              </w:rPr>
            </w:r>
            <w:r>
              <w:rPr>
                <w:noProof/>
                <w:webHidden/>
              </w:rPr>
              <w:fldChar w:fldCharType="separate"/>
            </w:r>
            <w:r w:rsidR="003B4810">
              <w:rPr>
                <w:noProof/>
                <w:webHidden/>
              </w:rPr>
              <w:t>9</w:t>
            </w:r>
            <w:r>
              <w:rPr>
                <w:noProof/>
                <w:webHidden/>
              </w:rPr>
              <w:fldChar w:fldCharType="end"/>
            </w:r>
          </w:hyperlink>
        </w:p>
        <w:p w:rsidR="003B4810" w:rsidRDefault="00BF3660">
          <w:pPr>
            <w:pStyle w:val="TOC2"/>
            <w:tabs>
              <w:tab w:val="right" w:leader="dot" w:pos="9629"/>
            </w:tabs>
            <w:rPr>
              <w:noProof/>
            </w:rPr>
          </w:pPr>
          <w:hyperlink w:anchor="_Toc418693889" w:history="1">
            <w:r w:rsidR="003B4810" w:rsidRPr="00814DA7">
              <w:rPr>
                <w:rStyle w:val="Hyperlink"/>
                <w:noProof/>
              </w:rPr>
              <w:t>obsLevel</w:t>
            </w:r>
            <w:r w:rsidR="003B4810">
              <w:rPr>
                <w:noProof/>
                <w:webHidden/>
              </w:rPr>
              <w:tab/>
            </w:r>
            <w:r>
              <w:rPr>
                <w:noProof/>
                <w:webHidden/>
              </w:rPr>
              <w:fldChar w:fldCharType="begin"/>
            </w:r>
            <w:r w:rsidR="003B4810">
              <w:rPr>
                <w:noProof/>
                <w:webHidden/>
              </w:rPr>
              <w:instrText xml:space="preserve"> PAGEREF _Toc418693889 \h </w:instrText>
            </w:r>
            <w:r>
              <w:rPr>
                <w:noProof/>
                <w:webHidden/>
              </w:rPr>
            </w:r>
            <w:r>
              <w:rPr>
                <w:noProof/>
                <w:webHidden/>
              </w:rPr>
              <w:fldChar w:fldCharType="separate"/>
            </w:r>
            <w:r w:rsidR="003B4810">
              <w:rPr>
                <w:noProof/>
                <w:webHidden/>
              </w:rPr>
              <w:t>9</w:t>
            </w:r>
            <w:r>
              <w:rPr>
                <w:noProof/>
                <w:webHidden/>
              </w:rPr>
              <w:fldChar w:fldCharType="end"/>
            </w:r>
          </w:hyperlink>
        </w:p>
        <w:p w:rsidR="003B4810" w:rsidRDefault="00BF3660">
          <w:pPr>
            <w:pStyle w:val="TOC2"/>
            <w:tabs>
              <w:tab w:val="right" w:leader="dot" w:pos="9629"/>
            </w:tabs>
            <w:rPr>
              <w:noProof/>
            </w:rPr>
          </w:pPr>
          <w:hyperlink w:anchor="_Toc418693890" w:history="1">
            <w:r w:rsidR="003B4810" w:rsidRPr="00814DA7">
              <w:rPr>
                <w:rStyle w:val="Hyperlink"/>
                <w:noProof/>
              </w:rPr>
              <w:t>upperAirObs</w:t>
            </w:r>
            <w:r w:rsidR="003B4810">
              <w:rPr>
                <w:noProof/>
                <w:webHidden/>
              </w:rPr>
              <w:tab/>
            </w:r>
            <w:r>
              <w:rPr>
                <w:noProof/>
                <w:webHidden/>
              </w:rPr>
              <w:fldChar w:fldCharType="begin"/>
            </w:r>
            <w:r w:rsidR="003B4810">
              <w:rPr>
                <w:noProof/>
                <w:webHidden/>
              </w:rPr>
              <w:instrText xml:space="preserve"> PAGEREF _Toc418693890 \h </w:instrText>
            </w:r>
            <w:r>
              <w:rPr>
                <w:noProof/>
                <w:webHidden/>
              </w:rPr>
            </w:r>
            <w:r>
              <w:rPr>
                <w:noProof/>
                <w:webHidden/>
              </w:rPr>
              <w:fldChar w:fldCharType="separate"/>
            </w:r>
            <w:r w:rsidR="003B4810">
              <w:rPr>
                <w:noProof/>
                <w:webHidden/>
              </w:rPr>
              <w:t>9</w:t>
            </w:r>
            <w:r>
              <w:rPr>
                <w:noProof/>
                <w:webHidden/>
              </w:rPr>
              <w:fldChar w:fldCharType="end"/>
            </w:r>
          </w:hyperlink>
        </w:p>
        <w:p w:rsidR="003B4810" w:rsidRDefault="00BF3660">
          <w:pPr>
            <w:pStyle w:val="TOC2"/>
            <w:tabs>
              <w:tab w:val="right" w:leader="dot" w:pos="9629"/>
            </w:tabs>
            <w:rPr>
              <w:noProof/>
            </w:rPr>
          </w:pPr>
          <w:hyperlink w:anchor="_Toc418693891" w:history="1">
            <w:r w:rsidR="003B4810" w:rsidRPr="00814DA7">
              <w:rPr>
                <w:rStyle w:val="Hyperlink"/>
                <w:noProof/>
              </w:rPr>
              <w:t>stationLocationHistory</w:t>
            </w:r>
            <w:r w:rsidR="003B4810">
              <w:rPr>
                <w:noProof/>
                <w:webHidden/>
              </w:rPr>
              <w:tab/>
            </w:r>
            <w:r>
              <w:rPr>
                <w:noProof/>
                <w:webHidden/>
              </w:rPr>
              <w:fldChar w:fldCharType="begin"/>
            </w:r>
            <w:r w:rsidR="003B4810">
              <w:rPr>
                <w:noProof/>
                <w:webHidden/>
              </w:rPr>
              <w:instrText xml:space="preserve"> PAGEREF _Toc418693891 \h </w:instrText>
            </w:r>
            <w:r>
              <w:rPr>
                <w:noProof/>
                <w:webHidden/>
              </w:rPr>
            </w:r>
            <w:r>
              <w:rPr>
                <w:noProof/>
                <w:webHidden/>
              </w:rPr>
              <w:fldChar w:fldCharType="separate"/>
            </w:r>
            <w:r w:rsidR="003B4810">
              <w:rPr>
                <w:noProof/>
                <w:webHidden/>
              </w:rPr>
              <w:t>10</w:t>
            </w:r>
            <w:r>
              <w:rPr>
                <w:noProof/>
                <w:webHidden/>
              </w:rPr>
              <w:fldChar w:fldCharType="end"/>
            </w:r>
          </w:hyperlink>
        </w:p>
        <w:p w:rsidR="003B4810" w:rsidRDefault="00BF3660">
          <w:pPr>
            <w:pStyle w:val="TOC2"/>
            <w:tabs>
              <w:tab w:val="right" w:leader="dot" w:pos="9629"/>
            </w:tabs>
            <w:rPr>
              <w:noProof/>
            </w:rPr>
          </w:pPr>
          <w:hyperlink w:anchor="_Toc418693892" w:history="1">
            <w:r w:rsidR="003B4810" w:rsidRPr="00814DA7">
              <w:rPr>
                <w:rStyle w:val="Hyperlink"/>
                <w:noProof/>
              </w:rPr>
              <w:t>stationElement</w:t>
            </w:r>
            <w:r w:rsidR="003B4810">
              <w:rPr>
                <w:noProof/>
                <w:webHidden/>
              </w:rPr>
              <w:tab/>
            </w:r>
            <w:r>
              <w:rPr>
                <w:noProof/>
                <w:webHidden/>
              </w:rPr>
              <w:fldChar w:fldCharType="begin"/>
            </w:r>
            <w:r w:rsidR="003B4810">
              <w:rPr>
                <w:noProof/>
                <w:webHidden/>
              </w:rPr>
              <w:instrText xml:space="preserve"> PAGEREF _Toc418693892 \h </w:instrText>
            </w:r>
            <w:r>
              <w:rPr>
                <w:noProof/>
                <w:webHidden/>
              </w:rPr>
            </w:r>
            <w:r>
              <w:rPr>
                <w:noProof/>
                <w:webHidden/>
              </w:rPr>
              <w:fldChar w:fldCharType="separate"/>
            </w:r>
            <w:r w:rsidR="003B4810">
              <w:rPr>
                <w:noProof/>
                <w:webHidden/>
              </w:rPr>
              <w:t>10</w:t>
            </w:r>
            <w:r>
              <w:rPr>
                <w:noProof/>
                <w:webHidden/>
              </w:rPr>
              <w:fldChar w:fldCharType="end"/>
            </w:r>
          </w:hyperlink>
        </w:p>
        <w:p w:rsidR="003B4810" w:rsidRDefault="00BF3660">
          <w:pPr>
            <w:pStyle w:val="TOC2"/>
            <w:tabs>
              <w:tab w:val="right" w:leader="dot" w:pos="9629"/>
            </w:tabs>
            <w:rPr>
              <w:noProof/>
            </w:rPr>
          </w:pPr>
          <w:hyperlink w:anchor="_Toc418693893" w:history="1">
            <w:r w:rsidR="003B4810" w:rsidRPr="00814DA7">
              <w:rPr>
                <w:rStyle w:val="Hyperlink"/>
                <w:noProof/>
              </w:rPr>
              <w:t>physicalFeature</w:t>
            </w:r>
            <w:r w:rsidR="003B4810">
              <w:rPr>
                <w:noProof/>
                <w:webHidden/>
              </w:rPr>
              <w:tab/>
            </w:r>
            <w:r>
              <w:rPr>
                <w:noProof/>
                <w:webHidden/>
              </w:rPr>
              <w:fldChar w:fldCharType="begin"/>
            </w:r>
            <w:r w:rsidR="003B4810">
              <w:rPr>
                <w:noProof/>
                <w:webHidden/>
              </w:rPr>
              <w:instrText xml:space="preserve"> PAGEREF _Toc418693893 \h </w:instrText>
            </w:r>
            <w:r>
              <w:rPr>
                <w:noProof/>
                <w:webHidden/>
              </w:rPr>
            </w:r>
            <w:r>
              <w:rPr>
                <w:noProof/>
                <w:webHidden/>
              </w:rPr>
              <w:fldChar w:fldCharType="separate"/>
            </w:r>
            <w:r w:rsidR="003B4810">
              <w:rPr>
                <w:noProof/>
                <w:webHidden/>
              </w:rPr>
              <w:t>11</w:t>
            </w:r>
            <w:r>
              <w:rPr>
                <w:noProof/>
                <w:webHidden/>
              </w:rPr>
              <w:fldChar w:fldCharType="end"/>
            </w:r>
          </w:hyperlink>
        </w:p>
        <w:p w:rsidR="003B4810" w:rsidRDefault="00BF3660">
          <w:pPr>
            <w:pStyle w:val="TOC2"/>
            <w:tabs>
              <w:tab w:val="right" w:leader="dot" w:pos="9629"/>
            </w:tabs>
            <w:rPr>
              <w:noProof/>
            </w:rPr>
          </w:pPr>
          <w:hyperlink w:anchor="_Toc418693894" w:history="1">
            <w:r w:rsidR="003B4810" w:rsidRPr="00814DA7">
              <w:rPr>
                <w:rStyle w:val="Hyperlink"/>
                <w:noProof/>
              </w:rPr>
              <w:t>stationIdAlias</w:t>
            </w:r>
            <w:r w:rsidR="003B4810">
              <w:rPr>
                <w:noProof/>
                <w:webHidden/>
              </w:rPr>
              <w:tab/>
            </w:r>
            <w:r>
              <w:rPr>
                <w:noProof/>
                <w:webHidden/>
              </w:rPr>
              <w:fldChar w:fldCharType="begin"/>
            </w:r>
            <w:r w:rsidR="003B4810">
              <w:rPr>
                <w:noProof/>
                <w:webHidden/>
              </w:rPr>
              <w:instrText xml:space="preserve"> PAGEREF _Toc418693894 \h </w:instrText>
            </w:r>
            <w:r>
              <w:rPr>
                <w:noProof/>
                <w:webHidden/>
              </w:rPr>
            </w:r>
            <w:r>
              <w:rPr>
                <w:noProof/>
                <w:webHidden/>
              </w:rPr>
              <w:fldChar w:fldCharType="separate"/>
            </w:r>
            <w:r w:rsidR="003B4810">
              <w:rPr>
                <w:noProof/>
                <w:webHidden/>
              </w:rPr>
              <w:t>12</w:t>
            </w:r>
            <w:r>
              <w:rPr>
                <w:noProof/>
                <w:webHidden/>
              </w:rPr>
              <w:fldChar w:fldCharType="end"/>
            </w:r>
          </w:hyperlink>
        </w:p>
        <w:p w:rsidR="003B4810" w:rsidRDefault="00BF3660">
          <w:pPr>
            <w:pStyle w:val="TOC2"/>
            <w:tabs>
              <w:tab w:val="right" w:leader="dot" w:pos="9629"/>
            </w:tabs>
            <w:rPr>
              <w:noProof/>
            </w:rPr>
          </w:pPr>
          <w:hyperlink w:anchor="_Toc418693895" w:history="1">
            <w:r w:rsidR="003B4810" w:rsidRPr="00814DA7">
              <w:rPr>
                <w:rStyle w:val="Hyperlink"/>
                <w:noProof/>
              </w:rPr>
              <w:t>instrument</w:t>
            </w:r>
            <w:r w:rsidR="003B4810">
              <w:rPr>
                <w:noProof/>
                <w:webHidden/>
              </w:rPr>
              <w:tab/>
            </w:r>
            <w:r>
              <w:rPr>
                <w:noProof/>
                <w:webHidden/>
              </w:rPr>
              <w:fldChar w:fldCharType="begin"/>
            </w:r>
            <w:r w:rsidR="003B4810">
              <w:rPr>
                <w:noProof/>
                <w:webHidden/>
              </w:rPr>
              <w:instrText xml:space="preserve"> PAGEREF _Toc418693895 \h </w:instrText>
            </w:r>
            <w:r>
              <w:rPr>
                <w:noProof/>
                <w:webHidden/>
              </w:rPr>
            </w:r>
            <w:r>
              <w:rPr>
                <w:noProof/>
                <w:webHidden/>
              </w:rPr>
              <w:fldChar w:fldCharType="separate"/>
            </w:r>
            <w:r w:rsidR="003B4810">
              <w:rPr>
                <w:noProof/>
                <w:webHidden/>
              </w:rPr>
              <w:t>12</w:t>
            </w:r>
            <w:r>
              <w:rPr>
                <w:noProof/>
                <w:webHidden/>
              </w:rPr>
              <w:fldChar w:fldCharType="end"/>
            </w:r>
          </w:hyperlink>
        </w:p>
        <w:p w:rsidR="003B4810" w:rsidRDefault="00BF3660">
          <w:pPr>
            <w:pStyle w:val="TOC1"/>
            <w:tabs>
              <w:tab w:val="right" w:leader="dot" w:pos="9629"/>
            </w:tabs>
            <w:rPr>
              <w:noProof/>
            </w:rPr>
          </w:pPr>
          <w:hyperlink w:anchor="_Toc418693896" w:history="1">
            <w:r w:rsidR="003B4810" w:rsidRPr="00814DA7">
              <w:rPr>
                <w:rStyle w:val="Hyperlink"/>
                <w:noProof/>
              </w:rPr>
              <w:t>4. User Requirements from workshop</w:t>
            </w:r>
            <w:r w:rsidR="003B4810">
              <w:rPr>
                <w:noProof/>
                <w:webHidden/>
              </w:rPr>
              <w:tab/>
            </w:r>
            <w:r>
              <w:rPr>
                <w:noProof/>
                <w:webHidden/>
              </w:rPr>
              <w:fldChar w:fldCharType="begin"/>
            </w:r>
            <w:r w:rsidR="003B4810">
              <w:rPr>
                <w:noProof/>
                <w:webHidden/>
              </w:rPr>
              <w:instrText xml:space="preserve"> PAGEREF _Toc418693896 \h </w:instrText>
            </w:r>
            <w:r>
              <w:rPr>
                <w:noProof/>
                <w:webHidden/>
              </w:rPr>
            </w:r>
            <w:r>
              <w:rPr>
                <w:noProof/>
                <w:webHidden/>
              </w:rPr>
              <w:fldChar w:fldCharType="separate"/>
            </w:r>
            <w:r w:rsidR="003B4810">
              <w:rPr>
                <w:noProof/>
                <w:webHidden/>
              </w:rPr>
              <w:t>12</w:t>
            </w:r>
            <w:r>
              <w:rPr>
                <w:noProof/>
                <w:webHidden/>
              </w:rPr>
              <w:fldChar w:fldCharType="end"/>
            </w:r>
          </w:hyperlink>
        </w:p>
        <w:p w:rsidR="003B4810" w:rsidRDefault="00BF3660">
          <w:pPr>
            <w:pStyle w:val="TOC2"/>
            <w:tabs>
              <w:tab w:val="right" w:leader="dot" w:pos="9629"/>
            </w:tabs>
            <w:rPr>
              <w:noProof/>
            </w:rPr>
          </w:pPr>
          <w:hyperlink w:anchor="_Toc418693897" w:history="1">
            <w:r w:rsidR="003B4810" w:rsidRPr="00814DA7">
              <w:rPr>
                <w:rStyle w:val="Hyperlink"/>
                <w:noProof/>
              </w:rPr>
              <w:t>Key Entry</w:t>
            </w:r>
            <w:r w:rsidR="003B4810">
              <w:rPr>
                <w:noProof/>
                <w:webHidden/>
              </w:rPr>
              <w:tab/>
            </w:r>
            <w:r>
              <w:rPr>
                <w:noProof/>
                <w:webHidden/>
              </w:rPr>
              <w:fldChar w:fldCharType="begin"/>
            </w:r>
            <w:r w:rsidR="003B4810">
              <w:rPr>
                <w:noProof/>
                <w:webHidden/>
              </w:rPr>
              <w:instrText xml:space="preserve"> PAGEREF _Toc418693897 \h </w:instrText>
            </w:r>
            <w:r>
              <w:rPr>
                <w:noProof/>
                <w:webHidden/>
              </w:rPr>
            </w:r>
            <w:r>
              <w:rPr>
                <w:noProof/>
                <w:webHidden/>
              </w:rPr>
              <w:fldChar w:fldCharType="separate"/>
            </w:r>
            <w:r w:rsidR="003B4810">
              <w:rPr>
                <w:noProof/>
                <w:webHidden/>
              </w:rPr>
              <w:t>12</w:t>
            </w:r>
            <w:r>
              <w:rPr>
                <w:noProof/>
                <w:webHidden/>
              </w:rPr>
              <w:fldChar w:fldCharType="end"/>
            </w:r>
          </w:hyperlink>
        </w:p>
        <w:p w:rsidR="003B4810" w:rsidRDefault="00BF3660">
          <w:pPr>
            <w:pStyle w:val="TOC2"/>
            <w:tabs>
              <w:tab w:val="right" w:leader="dot" w:pos="9629"/>
            </w:tabs>
            <w:rPr>
              <w:noProof/>
            </w:rPr>
          </w:pPr>
          <w:hyperlink w:anchor="_Toc418693898" w:history="1">
            <w:r w:rsidR="003B4810" w:rsidRPr="00814DA7">
              <w:rPr>
                <w:rStyle w:val="Hyperlink"/>
                <w:noProof/>
              </w:rPr>
              <w:t>Quality Control</w:t>
            </w:r>
            <w:r w:rsidR="003B4810">
              <w:rPr>
                <w:noProof/>
                <w:webHidden/>
              </w:rPr>
              <w:tab/>
            </w:r>
            <w:r>
              <w:rPr>
                <w:noProof/>
                <w:webHidden/>
              </w:rPr>
              <w:fldChar w:fldCharType="begin"/>
            </w:r>
            <w:r w:rsidR="003B4810">
              <w:rPr>
                <w:noProof/>
                <w:webHidden/>
              </w:rPr>
              <w:instrText xml:space="preserve"> PAGEREF _Toc418693898 \h </w:instrText>
            </w:r>
            <w:r>
              <w:rPr>
                <w:noProof/>
                <w:webHidden/>
              </w:rPr>
            </w:r>
            <w:r>
              <w:rPr>
                <w:noProof/>
                <w:webHidden/>
              </w:rPr>
              <w:fldChar w:fldCharType="separate"/>
            </w:r>
            <w:r w:rsidR="003B4810">
              <w:rPr>
                <w:noProof/>
                <w:webHidden/>
              </w:rPr>
              <w:t>13</w:t>
            </w:r>
            <w:r>
              <w:rPr>
                <w:noProof/>
                <w:webHidden/>
              </w:rPr>
              <w:fldChar w:fldCharType="end"/>
            </w:r>
          </w:hyperlink>
        </w:p>
        <w:p w:rsidR="003B4810" w:rsidRDefault="00BF3660">
          <w:pPr>
            <w:pStyle w:val="TOC2"/>
            <w:tabs>
              <w:tab w:val="right" w:leader="dot" w:pos="9629"/>
            </w:tabs>
            <w:rPr>
              <w:noProof/>
            </w:rPr>
          </w:pPr>
          <w:hyperlink w:anchor="_Toc418693899" w:history="1">
            <w:r w:rsidR="003B4810" w:rsidRPr="00814DA7">
              <w:rPr>
                <w:rStyle w:val="Hyperlink"/>
                <w:noProof/>
              </w:rPr>
              <w:t>Products</w:t>
            </w:r>
            <w:r w:rsidR="003B4810">
              <w:rPr>
                <w:noProof/>
                <w:webHidden/>
              </w:rPr>
              <w:tab/>
            </w:r>
            <w:r>
              <w:rPr>
                <w:noProof/>
                <w:webHidden/>
              </w:rPr>
              <w:fldChar w:fldCharType="begin"/>
            </w:r>
            <w:r w:rsidR="003B4810">
              <w:rPr>
                <w:noProof/>
                <w:webHidden/>
              </w:rPr>
              <w:instrText xml:space="preserve"> PAGEREF _Toc418693899 \h </w:instrText>
            </w:r>
            <w:r>
              <w:rPr>
                <w:noProof/>
                <w:webHidden/>
              </w:rPr>
            </w:r>
            <w:r>
              <w:rPr>
                <w:noProof/>
                <w:webHidden/>
              </w:rPr>
              <w:fldChar w:fldCharType="separate"/>
            </w:r>
            <w:r w:rsidR="003B4810">
              <w:rPr>
                <w:noProof/>
                <w:webHidden/>
              </w:rPr>
              <w:t>14</w:t>
            </w:r>
            <w:r>
              <w:rPr>
                <w:noProof/>
                <w:webHidden/>
              </w:rPr>
              <w:fldChar w:fldCharType="end"/>
            </w:r>
          </w:hyperlink>
        </w:p>
        <w:p w:rsidR="003B4810" w:rsidRDefault="00BF3660">
          <w:pPr>
            <w:pStyle w:val="TOC2"/>
            <w:tabs>
              <w:tab w:val="right" w:leader="dot" w:pos="9629"/>
            </w:tabs>
            <w:rPr>
              <w:noProof/>
            </w:rPr>
          </w:pPr>
          <w:hyperlink w:anchor="_Toc418693900" w:history="1">
            <w:r w:rsidR="003B4810" w:rsidRPr="00814DA7">
              <w:rPr>
                <w:rStyle w:val="Hyperlink"/>
                <w:noProof/>
              </w:rPr>
              <w:t>User Configuration</w:t>
            </w:r>
            <w:r w:rsidR="003B4810">
              <w:rPr>
                <w:noProof/>
                <w:webHidden/>
              </w:rPr>
              <w:tab/>
            </w:r>
            <w:r>
              <w:rPr>
                <w:noProof/>
                <w:webHidden/>
              </w:rPr>
              <w:fldChar w:fldCharType="begin"/>
            </w:r>
            <w:r w:rsidR="003B4810">
              <w:rPr>
                <w:noProof/>
                <w:webHidden/>
              </w:rPr>
              <w:instrText xml:space="preserve"> PAGEREF _Toc418693900 \h </w:instrText>
            </w:r>
            <w:r>
              <w:rPr>
                <w:noProof/>
                <w:webHidden/>
              </w:rPr>
            </w:r>
            <w:r>
              <w:rPr>
                <w:noProof/>
                <w:webHidden/>
              </w:rPr>
              <w:fldChar w:fldCharType="separate"/>
            </w:r>
            <w:r w:rsidR="003B4810">
              <w:rPr>
                <w:noProof/>
                <w:webHidden/>
              </w:rPr>
              <w:t>15</w:t>
            </w:r>
            <w:r>
              <w:rPr>
                <w:noProof/>
                <w:webHidden/>
              </w:rPr>
              <w:fldChar w:fldCharType="end"/>
            </w:r>
          </w:hyperlink>
        </w:p>
        <w:p w:rsidR="003B4810" w:rsidRDefault="00BF3660">
          <w:pPr>
            <w:pStyle w:val="TOC2"/>
            <w:tabs>
              <w:tab w:val="right" w:leader="dot" w:pos="9629"/>
            </w:tabs>
            <w:rPr>
              <w:noProof/>
            </w:rPr>
          </w:pPr>
          <w:hyperlink w:anchor="_Toc418693901" w:history="1">
            <w:r w:rsidR="003B4810" w:rsidRPr="00814DA7">
              <w:rPr>
                <w:rStyle w:val="Hyperlink"/>
                <w:noProof/>
              </w:rPr>
              <w:t>Sequencers</w:t>
            </w:r>
            <w:r w:rsidR="003B4810">
              <w:rPr>
                <w:noProof/>
                <w:webHidden/>
              </w:rPr>
              <w:tab/>
            </w:r>
            <w:r>
              <w:rPr>
                <w:noProof/>
                <w:webHidden/>
              </w:rPr>
              <w:fldChar w:fldCharType="begin"/>
            </w:r>
            <w:r w:rsidR="003B4810">
              <w:rPr>
                <w:noProof/>
                <w:webHidden/>
              </w:rPr>
              <w:instrText xml:space="preserve"> PAGEREF _Toc418693901 \h </w:instrText>
            </w:r>
            <w:r>
              <w:rPr>
                <w:noProof/>
                <w:webHidden/>
              </w:rPr>
            </w:r>
            <w:r>
              <w:rPr>
                <w:noProof/>
                <w:webHidden/>
              </w:rPr>
              <w:fldChar w:fldCharType="separate"/>
            </w:r>
            <w:r w:rsidR="003B4810">
              <w:rPr>
                <w:noProof/>
                <w:webHidden/>
              </w:rPr>
              <w:t>15</w:t>
            </w:r>
            <w:r>
              <w:rPr>
                <w:noProof/>
                <w:webHidden/>
              </w:rPr>
              <w:fldChar w:fldCharType="end"/>
            </w:r>
          </w:hyperlink>
        </w:p>
        <w:p w:rsidR="003B4810" w:rsidRDefault="00BF3660">
          <w:pPr>
            <w:pStyle w:val="TOC2"/>
            <w:tabs>
              <w:tab w:val="right" w:leader="dot" w:pos="9629"/>
            </w:tabs>
            <w:rPr>
              <w:noProof/>
            </w:rPr>
          </w:pPr>
          <w:hyperlink w:anchor="_Toc418693902" w:history="1">
            <w:r w:rsidR="003B4810" w:rsidRPr="00814DA7">
              <w:rPr>
                <w:rStyle w:val="Hyperlink"/>
                <w:noProof/>
              </w:rPr>
              <w:t>Monitoring</w:t>
            </w:r>
            <w:r w:rsidR="003B4810">
              <w:rPr>
                <w:noProof/>
                <w:webHidden/>
              </w:rPr>
              <w:tab/>
            </w:r>
            <w:r>
              <w:rPr>
                <w:noProof/>
                <w:webHidden/>
              </w:rPr>
              <w:fldChar w:fldCharType="begin"/>
            </w:r>
            <w:r w:rsidR="003B4810">
              <w:rPr>
                <w:noProof/>
                <w:webHidden/>
              </w:rPr>
              <w:instrText xml:space="preserve"> PAGEREF _Toc418693902 \h </w:instrText>
            </w:r>
            <w:r>
              <w:rPr>
                <w:noProof/>
                <w:webHidden/>
              </w:rPr>
            </w:r>
            <w:r>
              <w:rPr>
                <w:noProof/>
                <w:webHidden/>
              </w:rPr>
              <w:fldChar w:fldCharType="separate"/>
            </w:r>
            <w:r w:rsidR="003B4810">
              <w:rPr>
                <w:noProof/>
                <w:webHidden/>
              </w:rPr>
              <w:t>15</w:t>
            </w:r>
            <w:r>
              <w:rPr>
                <w:noProof/>
                <w:webHidden/>
              </w:rPr>
              <w:fldChar w:fldCharType="end"/>
            </w:r>
          </w:hyperlink>
        </w:p>
        <w:p w:rsidR="003B4810" w:rsidRDefault="00BF3660">
          <w:pPr>
            <w:pStyle w:val="TOC2"/>
            <w:tabs>
              <w:tab w:val="right" w:leader="dot" w:pos="9629"/>
            </w:tabs>
            <w:rPr>
              <w:noProof/>
            </w:rPr>
          </w:pPr>
          <w:hyperlink w:anchor="_Toc418693903" w:history="1">
            <w:r w:rsidR="003B4810" w:rsidRPr="00814DA7">
              <w:rPr>
                <w:rStyle w:val="Hyperlink"/>
                <w:noProof/>
              </w:rPr>
              <w:t>Uploading data into the database</w:t>
            </w:r>
            <w:r w:rsidR="003B4810">
              <w:rPr>
                <w:noProof/>
                <w:webHidden/>
              </w:rPr>
              <w:tab/>
            </w:r>
            <w:r>
              <w:rPr>
                <w:noProof/>
                <w:webHidden/>
              </w:rPr>
              <w:fldChar w:fldCharType="begin"/>
            </w:r>
            <w:r w:rsidR="003B4810">
              <w:rPr>
                <w:noProof/>
                <w:webHidden/>
              </w:rPr>
              <w:instrText xml:space="preserve"> PAGEREF _Toc418693903 \h </w:instrText>
            </w:r>
            <w:r>
              <w:rPr>
                <w:noProof/>
                <w:webHidden/>
              </w:rPr>
            </w:r>
            <w:r>
              <w:rPr>
                <w:noProof/>
                <w:webHidden/>
              </w:rPr>
              <w:fldChar w:fldCharType="separate"/>
            </w:r>
            <w:r w:rsidR="003B4810">
              <w:rPr>
                <w:noProof/>
                <w:webHidden/>
              </w:rPr>
              <w:t>16</w:t>
            </w:r>
            <w:r>
              <w:rPr>
                <w:noProof/>
                <w:webHidden/>
              </w:rPr>
              <w:fldChar w:fldCharType="end"/>
            </w:r>
          </w:hyperlink>
        </w:p>
        <w:p w:rsidR="003B4810" w:rsidRDefault="00BF3660">
          <w:pPr>
            <w:pStyle w:val="TOC2"/>
            <w:tabs>
              <w:tab w:val="right" w:leader="dot" w:pos="9629"/>
            </w:tabs>
            <w:rPr>
              <w:noProof/>
            </w:rPr>
          </w:pPr>
          <w:hyperlink w:anchor="_Toc418693904" w:history="1">
            <w:r w:rsidR="003B4810" w:rsidRPr="00814DA7">
              <w:rPr>
                <w:rStyle w:val="Hyperlink"/>
                <w:noProof/>
              </w:rPr>
              <w:t>Data ingestion and import</w:t>
            </w:r>
            <w:r w:rsidR="003B4810">
              <w:rPr>
                <w:noProof/>
                <w:webHidden/>
              </w:rPr>
              <w:tab/>
            </w:r>
            <w:r>
              <w:rPr>
                <w:noProof/>
                <w:webHidden/>
              </w:rPr>
              <w:fldChar w:fldCharType="begin"/>
            </w:r>
            <w:r w:rsidR="003B4810">
              <w:rPr>
                <w:noProof/>
                <w:webHidden/>
              </w:rPr>
              <w:instrText xml:space="preserve"> PAGEREF _Toc418693904 \h </w:instrText>
            </w:r>
            <w:r>
              <w:rPr>
                <w:noProof/>
                <w:webHidden/>
              </w:rPr>
            </w:r>
            <w:r>
              <w:rPr>
                <w:noProof/>
                <w:webHidden/>
              </w:rPr>
              <w:fldChar w:fldCharType="separate"/>
            </w:r>
            <w:r w:rsidR="003B4810">
              <w:rPr>
                <w:noProof/>
                <w:webHidden/>
              </w:rPr>
              <w:t>16</w:t>
            </w:r>
            <w:r>
              <w:rPr>
                <w:noProof/>
                <w:webHidden/>
              </w:rPr>
              <w:fldChar w:fldCharType="end"/>
            </w:r>
          </w:hyperlink>
        </w:p>
        <w:p w:rsidR="003B4810" w:rsidRDefault="00BF3660">
          <w:pPr>
            <w:pStyle w:val="TOC2"/>
            <w:tabs>
              <w:tab w:val="right" w:leader="dot" w:pos="9629"/>
            </w:tabs>
            <w:rPr>
              <w:noProof/>
            </w:rPr>
          </w:pPr>
          <w:hyperlink w:anchor="_Toc418693905" w:history="1">
            <w:r w:rsidR="003B4810" w:rsidRPr="00814DA7">
              <w:rPr>
                <w:rStyle w:val="Hyperlink"/>
                <w:noProof/>
              </w:rPr>
              <w:t>Data extract and retrieving products</w:t>
            </w:r>
            <w:r w:rsidR="003B4810">
              <w:rPr>
                <w:noProof/>
                <w:webHidden/>
              </w:rPr>
              <w:tab/>
            </w:r>
            <w:r>
              <w:rPr>
                <w:noProof/>
                <w:webHidden/>
              </w:rPr>
              <w:fldChar w:fldCharType="begin"/>
            </w:r>
            <w:r w:rsidR="003B4810">
              <w:rPr>
                <w:noProof/>
                <w:webHidden/>
              </w:rPr>
              <w:instrText xml:space="preserve"> PAGEREF _Toc418693905 \h </w:instrText>
            </w:r>
            <w:r>
              <w:rPr>
                <w:noProof/>
                <w:webHidden/>
              </w:rPr>
            </w:r>
            <w:r>
              <w:rPr>
                <w:noProof/>
                <w:webHidden/>
              </w:rPr>
              <w:fldChar w:fldCharType="separate"/>
            </w:r>
            <w:r w:rsidR="003B4810">
              <w:rPr>
                <w:noProof/>
                <w:webHidden/>
              </w:rPr>
              <w:t>16</w:t>
            </w:r>
            <w:r>
              <w:rPr>
                <w:noProof/>
                <w:webHidden/>
              </w:rPr>
              <w:fldChar w:fldCharType="end"/>
            </w:r>
          </w:hyperlink>
        </w:p>
        <w:p w:rsidR="003B4810" w:rsidRDefault="00BF3660">
          <w:pPr>
            <w:pStyle w:val="TOC2"/>
            <w:tabs>
              <w:tab w:val="right" w:leader="dot" w:pos="9629"/>
            </w:tabs>
            <w:rPr>
              <w:noProof/>
            </w:rPr>
          </w:pPr>
          <w:hyperlink w:anchor="_Toc418693906" w:history="1">
            <w:r w:rsidR="003B4810" w:rsidRPr="00814DA7">
              <w:rPr>
                <w:rStyle w:val="Hyperlink"/>
                <w:noProof/>
              </w:rPr>
              <w:t>Data transmission and decoding</w:t>
            </w:r>
            <w:r w:rsidR="003B4810">
              <w:rPr>
                <w:noProof/>
                <w:webHidden/>
              </w:rPr>
              <w:tab/>
            </w:r>
            <w:r>
              <w:rPr>
                <w:noProof/>
                <w:webHidden/>
              </w:rPr>
              <w:fldChar w:fldCharType="begin"/>
            </w:r>
            <w:r w:rsidR="003B4810">
              <w:rPr>
                <w:noProof/>
                <w:webHidden/>
              </w:rPr>
              <w:instrText xml:space="preserve"> PAGEREF _Toc418693906 \h </w:instrText>
            </w:r>
            <w:r>
              <w:rPr>
                <w:noProof/>
                <w:webHidden/>
              </w:rPr>
            </w:r>
            <w:r>
              <w:rPr>
                <w:noProof/>
                <w:webHidden/>
              </w:rPr>
              <w:fldChar w:fldCharType="separate"/>
            </w:r>
            <w:r w:rsidR="003B4810">
              <w:rPr>
                <w:noProof/>
                <w:webHidden/>
              </w:rPr>
              <w:t>16</w:t>
            </w:r>
            <w:r>
              <w:rPr>
                <w:noProof/>
                <w:webHidden/>
              </w:rPr>
              <w:fldChar w:fldCharType="end"/>
            </w:r>
          </w:hyperlink>
        </w:p>
        <w:p w:rsidR="003B4810" w:rsidRDefault="00BF3660">
          <w:pPr>
            <w:pStyle w:val="TOC2"/>
            <w:tabs>
              <w:tab w:val="right" w:leader="dot" w:pos="9629"/>
            </w:tabs>
            <w:rPr>
              <w:noProof/>
            </w:rPr>
          </w:pPr>
          <w:hyperlink w:anchor="_Toc418693907" w:history="1">
            <w:r w:rsidR="003B4810" w:rsidRPr="00814DA7">
              <w:rPr>
                <w:rStyle w:val="Hyperlink"/>
                <w:noProof/>
              </w:rPr>
              <w:t>Flags and meta data to improve the record validation process</w:t>
            </w:r>
            <w:r w:rsidR="003B4810">
              <w:rPr>
                <w:noProof/>
                <w:webHidden/>
              </w:rPr>
              <w:tab/>
            </w:r>
            <w:r>
              <w:rPr>
                <w:noProof/>
                <w:webHidden/>
              </w:rPr>
              <w:fldChar w:fldCharType="begin"/>
            </w:r>
            <w:r w:rsidR="003B4810">
              <w:rPr>
                <w:noProof/>
                <w:webHidden/>
              </w:rPr>
              <w:instrText xml:space="preserve"> PAGEREF _Toc418693907 \h </w:instrText>
            </w:r>
            <w:r>
              <w:rPr>
                <w:noProof/>
                <w:webHidden/>
              </w:rPr>
            </w:r>
            <w:r>
              <w:rPr>
                <w:noProof/>
                <w:webHidden/>
              </w:rPr>
              <w:fldChar w:fldCharType="separate"/>
            </w:r>
            <w:r w:rsidR="003B4810">
              <w:rPr>
                <w:noProof/>
                <w:webHidden/>
              </w:rPr>
              <w:t>17</w:t>
            </w:r>
            <w:r>
              <w:rPr>
                <w:noProof/>
                <w:webHidden/>
              </w:rPr>
              <w:fldChar w:fldCharType="end"/>
            </w:r>
          </w:hyperlink>
        </w:p>
        <w:p w:rsidR="003B4810" w:rsidRDefault="00BF3660">
          <w:pPr>
            <w:pStyle w:val="TOC2"/>
            <w:tabs>
              <w:tab w:val="right" w:leader="dot" w:pos="9629"/>
            </w:tabs>
            <w:rPr>
              <w:noProof/>
            </w:rPr>
          </w:pPr>
          <w:hyperlink w:anchor="_Toc418693908" w:history="1">
            <w:r w:rsidR="003B4810" w:rsidRPr="00814DA7">
              <w:rPr>
                <w:rStyle w:val="Hyperlink"/>
                <w:noProof/>
              </w:rPr>
              <w:t>Language – Translations</w:t>
            </w:r>
            <w:r w:rsidR="003B4810">
              <w:rPr>
                <w:noProof/>
                <w:webHidden/>
              </w:rPr>
              <w:tab/>
            </w:r>
            <w:r>
              <w:rPr>
                <w:noProof/>
                <w:webHidden/>
              </w:rPr>
              <w:fldChar w:fldCharType="begin"/>
            </w:r>
            <w:r w:rsidR="003B4810">
              <w:rPr>
                <w:noProof/>
                <w:webHidden/>
              </w:rPr>
              <w:instrText xml:space="preserve"> PAGEREF _Toc418693908 \h </w:instrText>
            </w:r>
            <w:r>
              <w:rPr>
                <w:noProof/>
                <w:webHidden/>
              </w:rPr>
            </w:r>
            <w:r>
              <w:rPr>
                <w:noProof/>
                <w:webHidden/>
              </w:rPr>
              <w:fldChar w:fldCharType="separate"/>
            </w:r>
            <w:r w:rsidR="003B4810">
              <w:rPr>
                <w:noProof/>
                <w:webHidden/>
              </w:rPr>
              <w:t>17</w:t>
            </w:r>
            <w:r>
              <w:rPr>
                <w:noProof/>
                <w:webHidden/>
              </w:rPr>
              <w:fldChar w:fldCharType="end"/>
            </w:r>
          </w:hyperlink>
        </w:p>
        <w:p w:rsidR="003B4810" w:rsidRDefault="00BF3660">
          <w:pPr>
            <w:pStyle w:val="TOC2"/>
            <w:tabs>
              <w:tab w:val="right" w:leader="dot" w:pos="9629"/>
            </w:tabs>
            <w:rPr>
              <w:noProof/>
            </w:rPr>
          </w:pPr>
          <w:hyperlink w:anchor="_Toc418693909" w:history="1">
            <w:r w:rsidR="003B4810" w:rsidRPr="00814DA7">
              <w:rPr>
                <w:rStyle w:val="Hyperlink"/>
                <w:noProof/>
              </w:rPr>
              <w:t>Other suggestions for improvement</w:t>
            </w:r>
            <w:r w:rsidR="003B4810">
              <w:rPr>
                <w:noProof/>
                <w:webHidden/>
              </w:rPr>
              <w:tab/>
            </w:r>
            <w:r>
              <w:rPr>
                <w:noProof/>
                <w:webHidden/>
              </w:rPr>
              <w:fldChar w:fldCharType="begin"/>
            </w:r>
            <w:r w:rsidR="003B4810">
              <w:rPr>
                <w:noProof/>
                <w:webHidden/>
              </w:rPr>
              <w:instrText xml:space="preserve"> PAGEREF _Toc418693909 \h </w:instrText>
            </w:r>
            <w:r>
              <w:rPr>
                <w:noProof/>
                <w:webHidden/>
              </w:rPr>
            </w:r>
            <w:r>
              <w:rPr>
                <w:noProof/>
                <w:webHidden/>
              </w:rPr>
              <w:fldChar w:fldCharType="separate"/>
            </w:r>
            <w:r w:rsidR="003B4810">
              <w:rPr>
                <w:noProof/>
                <w:webHidden/>
              </w:rPr>
              <w:t>17</w:t>
            </w:r>
            <w:r>
              <w:rPr>
                <w:noProof/>
                <w:webHidden/>
              </w:rPr>
              <w:fldChar w:fldCharType="end"/>
            </w:r>
          </w:hyperlink>
        </w:p>
        <w:p w:rsidR="003B4810" w:rsidRDefault="00BF3660">
          <w:pPr>
            <w:pStyle w:val="TOC2"/>
            <w:tabs>
              <w:tab w:val="right" w:leader="dot" w:pos="9629"/>
            </w:tabs>
            <w:rPr>
              <w:noProof/>
            </w:rPr>
          </w:pPr>
          <w:hyperlink w:anchor="_Toc418693910" w:history="1">
            <w:r w:rsidR="003B4810" w:rsidRPr="00814DA7">
              <w:rPr>
                <w:rStyle w:val="Hyperlink"/>
                <w:noProof/>
              </w:rPr>
              <w:t>Wider issues of concern</w:t>
            </w:r>
            <w:r w:rsidR="003B4810">
              <w:rPr>
                <w:noProof/>
                <w:webHidden/>
              </w:rPr>
              <w:tab/>
            </w:r>
            <w:r>
              <w:rPr>
                <w:noProof/>
                <w:webHidden/>
              </w:rPr>
              <w:fldChar w:fldCharType="begin"/>
            </w:r>
            <w:r w:rsidR="003B4810">
              <w:rPr>
                <w:noProof/>
                <w:webHidden/>
              </w:rPr>
              <w:instrText xml:space="preserve"> PAGEREF _Toc418693910 \h </w:instrText>
            </w:r>
            <w:r>
              <w:rPr>
                <w:noProof/>
                <w:webHidden/>
              </w:rPr>
            </w:r>
            <w:r>
              <w:rPr>
                <w:noProof/>
                <w:webHidden/>
              </w:rPr>
              <w:fldChar w:fldCharType="separate"/>
            </w:r>
            <w:r w:rsidR="003B4810">
              <w:rPr>
                <w:noProof/>
                <w:webHidden/>
              </w:rPr>
              <w:t>17</w:t>
            </w:r>
            <w:r>
              <w:rPr>
                <w:noProof/>
                <w:webHidden/>
              </w:rPr>
              <w:fldChar w:fldCharType="end"/>
            </w:r>
          </w:hyperlink>
        </w:p>
        <w:p w:rsidR="003B4810" w:rsidRDefault="00BF3660">
          <w:pPr>
            <w:pStyle w:val="TOC1"/>
            <w:tabs>
              <w:tab w:val="right" w:leader="dot" w:pos="9629"/>
            </w:tabs>
            <w:rPr>
              <w:noProof/>
            </w:rPr>
          </w:pPr>
          <w:hyperlink w:anchor="_Toc418693911" w:history="1">
            <w:r w:rsidR="003B4810" w:rsidRPr="00814DA7">
              <w:rPr>
                <w:rStyle w:val="Hyperlink"/>
                <w:noProof/>
              </w:rPr>
              <w:t>5. Others considerations</w:t>
            </w:r>
            <w:r w:rsidR="003B4810">
              <w:rPr>
                <w:noProof/>
                <w:webHidden/>
              </w:rPr>
              <w:tab/>
            </w:r>
            <w:r>
              <w:rPr>
                <w:noProof/>
                <w:webHidden/>
              </w:rPr>
              <w:fldChar w:fldCharType="begin"/>
            </w:r>
            <w:r w:rsidR="003B4810">
              <w:rPr>
                <w:noProof/>
                <w:webHidden/>
              </w:rPr>
              <w:instrText xml:space="preserve"> PAGEREF _Toc418693911 \h </w:instrText>
            </w:r>
            <w:r>
              <w:rPr>
                <w:noProof/>
                <w:webHidden/>
              </w:rPr>
            </w:r>
            <w:r>
              <w:rPr>
                <w:noProof/>
                <w:webHidden/>
              </w:rPr>
              <w:fldChar w:fldCharType="separate"/>
            </w:r>
            <w:r w:rsidR="003B4810">
              <w:rPr>
                <w:noProof/>
                <w:webHidden/>
              </w:rPr>
              <w:t>17</w:t>
            </w:r>
            <w:r>
              <w:rPr>
                <w:noProof/>
                <w:webHidden/>
              </w:rPr>
              <w:fldChar w:fldCharType="end"/>
            </w:r>
          </w:hyperlink>
        </w:p>
        <w:p w:rsidR="00B04CCB" w:rsidRPr="00B04CCB" w:rsidRDefault="00BF3660" w:rsidP="00610462">
          <w:pPr>
            <w:pStyle w:val="TOC2"/>
            <w:tabs>
              <w:tab w:val="right" w:leader="dot" w:pos="9629"/>
            </w:tabs>
            <w:sectPr w:rsidR="00B04CCB" w:rsidRPr="00B04CCB" w:rsidSect="00610462">
              <w:headerReference w:type="even" r:id="rId17"/>
              <w:headerReference w:type="default" r:id="rId18"/>
              <w:footerReference w:type="even" r:id="rId19"/>
              <w:footerReference w:type="default" r:id="rId20"/>
              <w:headerReference w:type="first" r:id="rId21"/>
              <w:pgSz w:w="11907" w:h="16839" w:code="9"/>
              <w:pgMar w:top="907" w:right="1134" w:bottom="794" w:left="1134" w:header="720" w:footer="720" w:gutter="0"/>
              <w:cols w:space="720"/>
              <w:docGrid w:linePitch="600" w:charSpace="36864"/>
            </w:sectPr>
          </w:pPr>
          <w:r>
            <w:fldChar w:fldCharType="end"/>
          </w:r>
        </w:p>
      </w:sdtContent>
    </w:sdt>
    <w:p w:rsidR="00B87BAD" w:rsidRDefault="0063580E" w:rsidP="00A702AA">
      <w:pPr>
        <w:pStyle w:val="Heading1"/>
        <w:rPr>
          <w:rFonts w:eastAsia="Calibri"/>
        </w:rPr>
      </w:pPr>
      <w:bookmarkStart w:id="1" w:name="_Toc418693880"/>
      <w:r>
        <w:rPr>
          <w:rFonts w:eastAsia="Calibri"/>
        </w:rPr>
        <w:lastRenderedPageBreak/>
        <w:t>New Data M</w:t>
      </w:r>
      <w:r w:rsidR="00B87BAD">
        <w:rPr>
          <w:rFonts w:eastAsia="Calibri"/>
        </w:rPr>
        <w:t>odel</w:t>
      </w:r>
      <w:bookmarkEnd w:id="1"/>
    </w:p>
    <w:p w:rsidR="00B87BAD" w:rsidRDefault="00BF3660" w:rsidP="00B87BAD">
      <w:pPr>
        <w:keepNext/>
      </w:pPr>
      <w:r>
        <w:rPr>
          <w:noProof/>
        </w:rPr>
        <w:pict>
          <v:rect id="_x0000_s1036" style="position:absolute;margin-left:439.6pt;margin-top:51.1pt;width:24.4pt;height:113.15pt;z-index:251658240" stroked="f"/>
        </w:pict>
      </w:r>
      <w:r w:rsidR="0063580E">
        <w:rPr>
          <w:noProof/>
        </w:rPr>
        <w:drawing>
          <wp:inline distT="0" distB="0" distL="0" distR="0">
            <wp:extent cx="5769972" cy="8033657"/>
            <wp:effectExtent l="19050" t="0" r="2178" b="0"/>
            <wp:docPr id="3" name="Picture 3" descr="E:\climsoft_workshop\data_and_databases\climsoft4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msoft_workshop\data_and_databases\climsoft4_erd.png"/>
                    <pic:cNvPicPr>
                      <a:picLocks noChangeAspect="1" noChangeArrowheads="1"/>
                    </pic:cNvPicPr>
                  </pic:nvPicPr>
                  <pic:blipFill>
                    <a:blip r:embed="rId22" cstate="print"/>
                    <a:srcRect r="48573"/>
                    <a:stretch>
                      <a:fillRect/>
                    </a:stretch>
                  </pic:blipFill>
                  <pic:spPr bwMode="auto">
                    <a:xfrm>
                      <a:off x="0" y="0"/>
                      <a:ext cx="5769972" cy="8033657"/>
                    </a:xfrm>
                    <a:prstGeom prst="rect">
                      <a:avLst/>
                    </a:prstGeom>
                    <a:noFill/>
                    <a:ln w="9525">
                      <a:noFill/>
                      <a:miter lim="800000"/>
                      <a:headEnd/>
                      <a:tailEnd/>
                    </a:ln>
                  </pic:spPr>
                </pic:pic>
              </a:graphicData>
            </a:graphic>
          </wp:inline>
        </w:drawing>
      </w:r>
    </w:p>
    <w:p w:rsidR="0063580E" w:rsidRDefault="00BF3660" w:rsidP="00B87BAD">
      <w:pPr>
        <w:keepNext/>
      </w:pPr>
      <w:r>
        <w:rPr>
          <w:noProof/>
        </w:rPr>
        <w:lastRenderedPageBreak/>
        <w:pict>
          <v:rect id="_x0000_s1039" style="position:absolute;margin-left:-11.25pt;margin-top:33.1pt;width:148.35pt;height:539.75pt;z-index:251661312" stroked="f">
            <v:fill opacity="39322f"/>
          </v:rect>
        </w:pict>
      </w:r>
      <w:r>
        <w:rPr>
          <w:noProof/>
        </w:rPr>
        <w:pict>
          <v:rect id="_x0000_s1038" style="position:absolute;margin-left:-11.25pt;margin-top:366.7pt;width:44.55pt;height:234.45pt;z-index:251660288" stroked="f"/>
        </w:pict>
      </w:r>
      <w:r>
        <w:rPr>
          <w:noProof/>
        </w:rPr>
        <w:pict>
          <v:rect id="_x0000_s1037" style="position:absolute;margin-left:-11.25pt;margin-top:47.4pt;width:40.7pt;height:125.6pt;z-index:251659264" stroked="f"/>
        </w:pict>
      </w:r>
      <w:r w:rsidR="0063580E" w:rsidRPr="0063580E">
        <w:rPr>
          <w:noProof/>
        </w:rPr>
        <w:drawing>
          <wp:inline distT="0" distB="0" distL="0" distR="0">
            <wp:extent cx="7655379" cy="8033657"/>
            <wp:effectExtent l="19050" t="0" r="0" b="0"/>
            <wp:docPr id="1" name="Picture 3" descr="E:\climsoft_workshop\data_and_databases\climsoft4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msoft_workshop\data_and_databases\climsoft4_erd.png"/>
                    <pic:cNvPicPr>
                      <a:picLocks noChangeAspect="1" noChangeArrowheads="1"/>
                    </pic:cNvPicPr>
                  </pic:nvPicPr>
                  <pic:blipFill>
                    <a:blip r:embed="rId22" cstate="print"/>
                    <a:srcRect l="34182" r="-2332"/>
                    <a:stretch>
                      <a:fillRect/>
                    </a:stretch>
                  </pic:blipFill>
                  <pic:spPr bwMode="auto">
                    <a:xfrm>
                      <a:off x="0" y="0"/>
                      <a:ext cx="7655379" cy="8033657"/>
                    </a:xfrm>
                    <a:prstGeom prst="rect">
                      <a:avLst/>
                    </a:prstGeom>
                    <a:noFill/>
                    <a:ln w="9525">
                      <a:noFill/>
                      <a:miter lim="800000"/>
                      <a:headEnd/>
                      <a:tailEnd/>
                    </a:ln>
                  </pic:spPr>
                </pic:pic>
              </a:graphicData>
            </a:graphic>
          </wp:inline>
        </w:drawing>
      </w:r>
    </w:p>
    <w:p w:rsidR="00B87BAD" w:rsidRDefault="00B87BAD" w:rsidP="00B87BAD">
      <w:pPr>
        <w:pStyle w:val="Caption"/>
        <w:rPr>
          <w:rFonts w:eastAsia="Calibri"/>
        </w:rPr>
      </w:pPr>
      <w:proofErr w:type="gramStart"/>
      <w:r>
        <w:t xml:space="preserve">Figure </w:t>
      </w:r>
      <w:r w:rsidR="00AC3F0B">
        <w:t>1.</w:t>
      </w:r>
      <w:proofErr w:type="gramEnd"/>
      <w:r w:rsidR="00BF3660">
        <w:fldChar w:fldCharType="begin"/>
      </w:r>
      <w:r w:rsidR="008053A3">
        <w:instrText xml:space="preserve"> SEQ Figure \* ARABIC </w:instrText>
      </w:r>
      <w:r w:rsidR="00BF3660">
        <w:fldChar w:fldCharType="separate"/>
      </w:r>
      <w:r w:rsidR="0045272B">
        <w:rPr>
          <w:noProof/>
        </w:rPr>
        <w:t>1</w:t>
      </w:r>
      <w:r w:rsidR="00BF3660">
        <w:rPr>
          <w:noProof/>
        </w:rPr>
        <w:fldChar w:fldCharType="end"/>
      </w:r>
      <w:r>
        <w:rPr>
          <w:rFonts w:eastAsia="Calibri"/>
          <w:lang w:val="en-US"/>
        </w:rPr>
        <w:t xml:space="preserve">. The </w:t>
      </w:r>
      <w:r>
        <w:rPr>
          <w:rFonts w:eastAsia="Calibri"/>
        </w:rPr>
        <w:t>new</w:t>
      </w:r>
      <w:r w:rsidR="0063580E">
        <w:rPr>
          <w:rFonts w:eastAsia="Calibri"/>
        </w:rPr>
        <w:t xml:space="preserve"> Entity Relationship</w:t>
      </w:r>
      <w:r>
        <w:rPr>
          <w:rFonts w:eastAsia="Calibri"/>
        </w:rPr>
        <w:t xml:space="preserve"> Diagram</w:t>
      </w:r>
      <w:r w:rsidR="0063580E">
        <w:rPr>
          <w:rFonts w:eastAsia="Calibri"/>
        </w:rPr>
        <w:t xml:space="preserve"> (ERD)</w:t>
      </w:r>
      <w:r>
        <w:rPr>
          <w:rFonts w:eastAsia="Calibri"/>
        </w:rPr>
        <w:t xml:space="preserve"> proposed by Albert Mhanda for </w:t>
      </w:r>
      <w:r w:rsidR="00447A88">
        <w:rPr>
          <w:rFonts w:eastAsia="Calibri"/>
        </w:rPr>
        <w:t>CLIMSOFT</w:t>
      </w:r>
      <w:r>
        <w:rPr>
          <w:rFonts w:eastAsia="Calibri"/>
        </w:rPr>
        <w:t xml:space="preserve"> v4 during the </w:t>
      </w:r>
      <w:r w:rsidR="00447A88">
        <w:rPr>
          <w:rFonts w:eastAsia="Calibri"/>
        </w:rPr>
        <w:t xml:space="preserve">CLIMSOFT </w:t>
      </w:r>
      <w:r>
        <w:rPr>
          <w:rFonts w:eastAsia="Calibri"/>
        </w:rPr>
        <w:t>Meeting in MetOffice (December 2014).</w:t>
      </w:r>
    </w:p>
    <w:p w:rsidR="00C40C49" w:rsidRDefault="007B028A" w:rsidP="00B87BAD">
      <w:pPr>
        <w:pStyle w:val="Heading1"/>
      </w:pPr>
      <w:bookmarkStart w:id="2" w:name="_Toc418693881"/>
      <w:r>
        <w:rPr>
          <w:rFonts w:eastAsia="Calibri"/>
        </w:rPr>
        <w:lastRenderedPageBreak/>
        <w:t xml:space="preserve">1. </w:t>
      </w:r>
      <w:r w:rsidR="008B39A4">
        <w:rPr>
          <w:rFonts w:eastAsia="Calibri"/>
        </w:rPr>
        <w:t>General Remarks</w:t>
      </w:r>
      <w:bookmarkEnd w:id="2"/>
    </w:p>
    <w:p w:rsidR="008B39A4" w:rsidRDefault="008B39A4" w:rsidP="00265161">
      <w:pPr>
        <w:pStyle w:val="TAGcomments2"/>
        <w:numPr>
          <w:ilvl w:val="0"/>
          <w:numId w:val="19"/>
        </w:numPr>
      </w:pPr>
      <w:r>
        <w:t xml:space="preserve">There </w:t>
      </w:r>
      <w:r w:rsidR="003911D0" w:rsidRPr="000350FD">
        <w:rPr>
          <w:b/>
          <w:i w:val="0"/>
        </w:rPr>
        <w:t>shall</w:t>
      </w:r>
      <w:r w:rsidR="003911D0">
        <w:t xml:space="preserve"> </w:t>
      </w:r>
      <w:r>
        <w:t>be only one database in MySQL, instead of three in MS-Access</w:t>
      </w:r>
      <w:r w:rsidR="003021FE">
        <w:t>.</w:t>
      </w:r>
    </w:p>
    <w:p w:rsidR="00265161" w:rsidRDefault="007B028A" w:rsidP="00FE462E">
      <w:pPr>
        <w:pStyle w:val="TAGcomments2"/>
        <w:numPr>
          <w:ilvl w:val="0"/>
          <w:numId w:val="19"/>
        </w:numPr>
      </w:pPr>
      <w:r>
        <w:t>CLIMSOFT</w:t>
      </w:r>
      <w:r w:rsidRPr="00434B14">
        <w:t xml:space="preserve"> </w:t>
      </w:r>
      <w:r w:rsidRPr="00434B14">
        <w:rPr>
          <w:b/>
        </w:rPr>
        <w:t>shall</w:t>
      </w:r>
      <w:r w:rsidRPr="00434B14">
        <w:t xml:space="preserve"> </w:t>
      </w:r>
      <w:r>
        <w:t xml:space="preserve">have the ability to make backups, and guidance on backing </w:t>
      </w:r>
      <w:r w:rsidRPr="00434B14">
        <w:t xml:space="preserve">up </w:t>
      </w:r>
      <w:r w:rsidR="003911D0" w:rsidRPr="00434B14">
        <w:rPr>
          <w:b/>
        </w:rPr>
        <w:t>will</w:t>
      </w:r>
      <w:r w:rsidR="003911D0">
        <w:t xml:space="preserve"> </w:t>
      </w:r>
      <w:r>
        <w:t>be provided as business rules</w:t>
      </w:r>
      <w:r w:rsidR="003911D0">
        <w:t xml:space="preserve"> with we recommendation that the Data Manager be responsible for the location, frequency and type of backups</w:t>
      </w:r>
      <w:r>
        <w:t>.</w:t>
      </w:r>
    </w:p>
    <w:p w:rsidR="008B39A4" w:rsidRDefault="003911D0" w:rsidP="00FE462E">
      <w:pPr>
        <w:pStyle w:val="TAGcomments2"/>
        <w:numPr>
          <w:ilvl w:val="0"/>
          <w:numId w:val="19"/>
        </w:numPr>
      </w:pPr>
      <w:r>
        <w:t>Additional tools</w:t>
      </w:r>
      <w:r w:rsidR="00434B14">
        <w:t xml:space="preserve">, </w:t>
      </w:r>
      <w:r>
        <w:t xml:space="preserve">e.g. </w:t>
      </w:r>
      <w:r w:rsidR="008B39A4">
        <w:t>MySQL Workbench</w:t>
      </w:r>
      <w:r w:rsidR="00434B14">
        <w:t>,</w:t>
      </w:r>
      <w:r>
        <w:t xml:space="preserve"> </w:t>
      </w:r>
      <w:r w:rsidRPr="00434B14">
        <w:rPr>
          <w:b/>
        </w:rPr>
        <w:t>shall not</w:t>
      </w:r>
      <w:r>
        <w:t xml:space="preserve"> be required to use and administer CLIMSOFT.</w:t>
      </w:r>
      <w:r w:rsidR="00434B14">
        <w:t xml:space="preserve"> However, advanced administrators may choose additional tools for performing non-standard and unsupported tasks (e.g. creating new, non-standard database roles).</w:t>
      </w:r>
    </w:p>
    <w:p w:rsidR="008B39A4" w:rsidRDefault="00434B14" w:rsidP="008B39A4">
      <w:pPr>
        <w:pStyle w:val="TAGcomments2"/>
        <w:numPr>
          <w:ilvl w:val="0"/>
          <w:numId w:val="19"/>
        </w:numPr>
      </w:pPr>
      <w:r>
        <w:t>CLIMSOFT</w:t>
      </w:r>
      <w:r w:rsidR="008B39A4">
        <w:t xml:space="preserve"> </w:t>
      </w:r>
      <w:r w:rsidRPr="00434B14">
        <w:rPr>
          <w:b/>
        </w:rPr>
        <w:t>shall</w:t>
      </w:r>
      <w:r w:rsidR="008B39A4" w:rsidRPr="00434B14">
        <w:rPr>
          <w:b/>
        </w:rPr>
        <w:t xml:space="preserve"> </w:t>
      </w:r>
      <w:r w:rsidR="008B39A4">
        <w:t xml:space="preserve">be “easy-to-use” software. </w:t>
      </w:r>
      <w:r>
        <w:t>D</w:t>
      </w:r>
      <w:r w:rsidR="008B39A4">
        <w:t xml:space="preserve">ocumentation is very important, but it </w:t>
      </w:r>
      <w:r w:rsidRPr="00434B14">
        <w:rPr>
          <w:b/>
        </w:rPr>
        <w:t>shall</w:t>
      </w:r>
      <w:r>
        <w:t xml:space="preserve"> </w:t>
      </w:r>
      <w:r w:rsidR="008B39A4">
        <w:t xml:space="preserve">be easy to start using </w:t>
      </w:r>
      <w:r>
        <w:t xml:space="preserve">CLIMSOFT </w:t>
      </w:r>
      <w:r w:rsidR="008B39A4">
        <w:t xml:space="preserve">without going through all the documentation (it </w:t>
      </w:r>
      <w:r w:rsidRPr="00434B14">
        <w:rPr>
          <w:b/>
        </w:rPr>
        <w:t>shall</w:t>
      </w:r>
      <w:r>
        <w:t xml:space="preserve"> </w:t>
      </w:r>
      <w:r w:rsidR="008B39A4">
        <w:t>be “intuitive”)</w:t>
      </w:r>
      <w:r>
        <w:t>.</w:t>
      </w:r>
    </w:p>
    <w:p w:rsidR="008B39A4" w:rsidRDefault="00434B14" w:rsidP="008B39A4">
      <w:pPr>
        <w:pStyle w:val="TAGcomments2"/>
        <w:numPr>
          <w:ilvl w:val="0"/>
          <w:numId w:val="19"/>
        </w:numPr>
      </w:pPr>
      <w:r w:rsidRPr="00971DF6">
        <w:rPr>
          <w:i w:val="0"/>
        </w:rPr>
        <w:t>stationE</w:t>
      </w:r>
      <w:r w:rsidR="00971DF6" w:rsidRPr="00971DF6">
        <w:rPr>
          <w:i w:val="0"/>
        </w:rPr>
        <w:t>lement</w:t>
      </w:r>
      <w:r w:rsidR="00971DF6">
        <w:t xml:space="preserve"> and observation</w:t>
      </w:r>
      <w:r w:rsidR="008B39A4">
        <w:t xml:space="preserve"> entities</w:t>
      </w:r>
      <w:r w:rsidR="00971DF6">
        <w:t xml:space="preserve"> (</w:t>
      </w:r>
      <w:r w:rsidR="00971DF6" w:rsidRPr="00971DF6">
        <w:rPr>
          <w:i w:val="0"/>
        </w:rPr>
        <w:t>observationFinal</w:t>
      </w:r>
      <w:r w:rsidR="00971DF6">
        <w:t xml:space="preserve"> and </w:t>
      </w:r>
      <w:r w:rsidR="00971DF6" w:rsidRPr="00971DF6">
        <w:rPr>
          <w:i w:val="0"/>
        </w:rPr>
        <w:t>observationInitial</w:t>
      </w:r>
      <w:r w:rsidR="00971DF6">
        <w:t>)</w:t>
      </w:r>
      <w:r w:rsidR="008B39A4">
        <w:t xml:space="preserve"> </w:t>
      </w:r>
      <w:r w:rsidRPr="00434B14">
        <w:rPr>
          <w:b/>
        </w:rPr>
        <w:t>sh</w:t>
      </w:r>
      <w:r w:rsidR="00971DF6">
        <w:rPr>
          <w:b/>
        </w:rPr>
        <w:t>ould</w:t>
      </w:r>
      <w:r>
        <w:t xml:space="preserve"> be related </w:t>
      </w:r>
      <w:r w:rsidR="008B39A4">
        <w:t xml:space="preserve">in </w:t>
      </w:r>
      <w:r>
        <w:t xml:space="preserve">a </w:t>
      </w:r>
      <w:r w:rsidR="008B39A4">
        <w:t>way that observations can only b</w:t>
      </w:r>
      <w:r w:rsidR="00971DF6">
        <w:t xml:space="preserve">e inserted when the </w:t>
      </w:r>
      <w:r w:rsidR="00971DF6" w:rsidRPr="00971DF6">
        <w:rPr>
          <w:i w:val="0"/>
        </w:rPr>
        <w:t>stationE</w:t>
      </w:r>
      <w:r w:rsidR="008B39A4" w:rsidRPr="00971DF6">
        <w:rPr>
          <w:i w:val="0"/>
        </w:rPr>
        <w:t>lement</w:t>
      </w:r>
      <w:r w:rsidR="008B39A4">
        <w:t xml:space="preserve"> </w:t>
      </w:r>
      <w:r w:rsidR="00971DF6">
        <w:t xml:space="preserve">for the corresponding </w:t>
      </w:r>
      <w:r w:rsidR="00971DF6" w:rsidRPr="00971DF6">
        <w:rPr>
          <w:i w:val="0"/>
        </w:rPr>
        <w:t>station</w:t>
      </w:r>
      <w:r w:rsidR="00971DF6">
        <w:t xml:space="preserve"> has been</w:t>
      </w:r>
      <w:r w:rsidR="008B39A4">
        <w:t xml:space="preserve"> defined.</w:t>
      </w:r>
      <w:r w:rsidR="00971DF6">
        <w:t xml:space="preserve"> This would prevent users from entering observations until the correct metadata is in place.</w:t>
      </w:r>
      <w:r w:rsidR="00AD083F">
        <w:t xml:space="preserve"> </w:t>
      </w:r>
      <w:r w:rsidR="008B39A4">
        <w:t xml:space="preserve">This </w:t>
      </w:r>
      <w:r w:rsidR="00971DF6">
        <w:t xml:space="preserve">would </w:t>
      </w:r>
      <w:r w:rsidR="008B39A4">
        <w:t xml:space="preserve">ensure that, for instance, a station with no thermometer </w:t>
      </w:r>
      <w:r w:rsidR="00971DF6">
        <w:t xml:space="preserve">cannot </w:t>
      </w:r>
      <w:r w:rsidR="008B39A4">
        <w:t>be lin</w:t>
      </w:r>
      <w:r w:rsidR="00971DF6">
        <w:t>ked to temperature observations</w:t>
      </w:r>
      <w:r w:rsidR="008B39A4">
        <w:t xml:space="preserve">. The developers </w:t>
      </w:r>
      <w:r w:rsidR="00971DF6" w:rsidRPr="00971DF6">
        <w:rPr>
          <w:b/>
        </w:rPr>
        <w:t>should</w:t>
      </w:r>
      <w:r w:rsidR="008B39A4">
        <w:t xml:space="preserve"> look at t</w:t>
      </w:r>
      <w:r w:rsidR="00C20B1A">
        <w:t>his issue in detail</w:t>
      </w:r>
      <w:r w:rsidR="00971DF6">
        <w:t xml:space="preserve">. One option if the </w:t>
      </w:r>
      <w:r w:rsidR="00971DF6" w:rsidRPr="00971DF6">
        <w:rPr>
          <w:i w:val="0"/>
        </w:rPr>
        <w:t>stationElement</w:t>
      </w:r>
      <w:r w:rsidR="00971DF6">
        <w:t xml:space="preserve"> is not defined is that CLIMSOFT could give a warning/opportunity to enter the corresponding metadata, whilst data entry could be allowed to proceed.</w:t>
      </w:r>
    </w:p>
    <w:p w:rsidR="009E768C" w:rsidRDefault="00C20B1A" w:rsidP="004F024E">
      <w:pPr>
        <w:pStyle w:val="TAGcomments2"/>
        <w:numPr>
          <w:ilvl w:val="0"/>
          <w:numId w:val="19"/>
        </w:numPr>
      </w:pPr>
      <w:r>
        <w:t xml:space="preserve">When having data from different data sources (e.g. GHCN, FAO, CDIAC, etc.), it is necessary to store the name of the source, when and how the data were accessed, etc. </w:t>
      </w:r>
      <w:r w:rsidR="00971DF6">
        <w:t xml:space="preserve">The </w:t>
      </w:r>
      <w:r w:rsidR="00971DF6" w:rsidRPr="00971DF6">
        <w:rPr>
          <w:i w:val="0"/>
        </w:rPr>
        <w:t>acquisition</w:t>
      </w:r>
      <w:r w:rsidR="00971DF6">
        <w:rPr>
          <w:i w:val="0"/>
        </w:rPr>
        <w:t>Type</w:t>
      </w:r>
      <w:r w:rsidR="00971DF6">
        <w:t xml:space="preserve"> entity </w:t>
      </w:r>
      <w:r w:rsidR="00971DF6" w:rsidRPr="00971DF6">
        <w:rPr>
          <w:b/>
        </w:rPr>
        <w:t>shall</w:t>
      </w:r>
      <w:r w:rsidR="00971DF6">
        <w:t xml:space="preserve"> be used for this purpose. The </w:t>
      </w:r>
      <w:r w:rsidR="00971DF6">
        <w:rPr>
          <w:i w:val="0"/>
        </w:rPr>
        <w:t>acquisitionT</w:t>
      </w:r>
      <w:r w:rsidRPr="00971DF6">
        <w:rPr>
          <w:i w:val="0"/>
        </w:rPr>
        <w:t>ype</w:t>
      </w:r>
      <w:r w:rsidR="00971DF6">
        <w:t xml:space="preserve"> attribute of observation entities </w:t>
      </w:r>
      <w:r w:rsidR="00971DF6" w:rsidRPr="00971DF6">
        <w:rPr>
          <w:b/>
        </w:rPr>
        <w:t>shall</w:t>
      </w:r>
      <w:r w:rsidR="00971DF6">
        <w:t xml:space="preserve"> </w:t>
      </w:r>
      <w:r>
        <w:t>be used as a</w:t>
      </w:r>
      <w:r w:rsidR="00971DF6">
        <w:t xml:space="preserve"> foreign key that links to the </w:t>
      </w:r>
      <w:r w:rsidRPr="00971DF6">
        <w:rPr>
          <w:i w:val="0"/>
        </w:rPr>
        <w:t>acquisition</w:t>
      </w:r>
      <w:r w:rsidR="00971DF6" w:rsidRPr="00971DF6">
        <w:rPr>
          <w:i w:val="0"/>
        </w:rPr>
        <w:t>Type</w:t>
      </w:r>
      <w:r>
        <w:t xml:space="preserve"> entity. This entity </w:t>
      </w:r>
      <w:r w:rsidR="00971DF6" w:rsidRPr="00971DF6">
        <w:rPr>
          <w:b/>
        </w:rPr>
        <w:t>shall</w:t>
      </w:r>
      <w:r w:rsidR="00971DF6">
        <w:t xml:space="preserve"> </w:t>
      </w:r>
      <w:r>
        <w:t xml:space="preserve">then include </w:t>
      </w:r>
      <w:r w:rsidR="00971DF6">
        <w:t>the name of the source, the date</w:t>
      </w:r>
      <w:r>
        <w:t xml:space="preserve"> of accessing the data, and the origin of the data (e.g. </w:t>
      </w:r>
      <w:r w:rsidR="00971DF6">
        <w:t xml:space="preserve">FTP </w:t>
      </w:r>
      <w:r>
        <w:t>address).</w:t>
      </w:r>
      <w:r w:rsidR="002940E8">
        <w:t xml:space="preserve"> Pre-defined acquisition types </w:t>
      </w:r>
      <w:r w:rsidR="002940E8" w:rsidRPr="002940E8">
        <w:rPr>
          <w:b/>
        </w:rPr>
        <w:t>shall</w:t>
      </w:r>
      <w:r w:rsidR="002940E8">
        <w:t xml:space="preserve"> include Key Entry and Automatic Weather Station (AWS).</w:t>
      </w:r>
    </w:p>
    <w:p w:rsidR="00D06928" w:rsidRPr="00324D4A" w:rsidRDefault="00C20B1A" w:rsidP="00D06928">
      <w:pPr>
        <w:pStyle w:val="TAGcomments2"/>
        <w:numPr>
          <w:ilvl w:val="0"/>
          <w:numId w:val="19"/>
        </w:numPr>
        <w:rPr>
          <w:b/>
        </w:rPr>
      </w:pPr>
      <w:r>
        <w:t>The Regional Climate Centres</w:t>
      </w:r>
      <w:r w:rsidR="002940E8">
        <w:t xml:space="preserve"> (RCC)</w:t>
      </w:r>
      <w:r>
        <w:t xml:space="preserve"> </w:t>
      </w:r>
      <w:r w:rsidRPr="002940E8">
        <w:rPr>
          <w:b/>
        </w:rPr>
        <w:t>should</w:t>
      </w:r>
      <w:r>
        <w:t xml:space="preserve"> develop training material b</w:t>
      </w:r>
      <w:r w:rsidR="002940E8">
        <w:t>ased in the WMO Recommendations/d</w:t>
      </w:r>
      <w:r>
        <w:t>ocuments. This should be part of the “Demonstration Phase” of the RCC.</w:t>
      </w:r>
    </w:p>
    <w:p w:rsidR="002940E8" w:rsidRDefault="002940E8" w:rsidP="002940E8">
      <w:pPr>
        <w:pStyle w:val="TAGcomments2"/>
        <w:numPr>
          <w:ilvl w:val="0"/>
          <w:numId w:val="19"/>
        </w:numPr>
        <w:rPr>
          <w:b/>
        </w:rPr>
      </w:pPr>
      <w:r>
        <w:t xml:space="preserve">The CLIMSOFT data model </w:t>
      </w:r>
      <w:r w:rsidR="003021FE">
        <w:rPr>
          <w:b/>
        </w:rPr>
        <w:t>should</w:t>
      </w:r>
      <w:r>
        <w:t xml:space="preserve"> m</w:t>
      </w:r>
      <w:r w:rsidR="00D06928">
        <w:t>aintain consistency in naming entities and attributes</w:t>
      </w:r>
      <w:r w:rsidR="00AC3F0B">
        <w:t xml:space="preserve"> by using </w:t>
      </w:r>
      <w:proofErr w:type="spellStart"/>
      <w:r w:rsidR="00AC3F0B">
        <w:t>camelC</w:t>
      </w:r>
      <w:r>
        <w:t>ase</w:t>
      </w:r>
      <w:proofErr w:type="spellEnd"/>
      <w:r>
        <w:t xml:space="preserve">. </w:t>
      </w:r>
      <w:r w:rsidR="00D06928">
        <w:t xml:space="preserve">Example: </w:t>
      </w:r>
      <w:r w:rsidRPr="002940E8">
        <w:rPr>
          <w:i w:val="0"/>
        </w:rPr>
        <w:t>stationElement</w:t>
      </w:r>
      <w:r>
        <w:t xml:space="preserve"> </w:t>
      </w:r>
      <w:r w:rsidR="003021FE">
        <w:rPr>
          <w:b/>
        </w:rPr>
        <w:t xml:space="preserve">should </w:t>
      </w:r>
      <w:r>
        <w:t xml:space="preserve">be used instead of </w:t>
      </w:r>
      <w:r w:rsidRPr="002940E8">
        <w:rPr>
          <w:i w:val="0"/>
        </w:rPr>
        <w:t>station_element</w:t>
      </w:r>
      <w:r>
        <w:t xml:space="preserve"> or </w:t>
      </w:r>
      <w:r w:rsidRPr="002940E8">
        <w:rPr>
          <w:i w:val="0"/>
        </w:rPr>
        <w:t>StationElement</w:t>
      </w:r>
      <w:r>
        <w:t>.</w:t>
      </w:r>
    </w:p>
    <w:p w:rsidR="00D06928" w:rsidRPr="002940E8" w:rsidRDefault="002940E8" w:rsidP="002940E8">
      <w:pPr>
        <w:pStyle w:val="TAGcomments2"/>
        <w:numPr>
          <w:ilvl w:val="0"/>
          <w:numId w:val="19"/>
        </w:numPr>
        <w:rPr>
          <w:b/>
        </w:rPr>
      </w:pPr>
      <w:r>
        <w:t>D</w:t>
      </w:r>
      <w:r w:rsidR="00D06928">
        <w:t xml:space="preserve">ate/time attributes </w:t>
      </w:r>
      <w:r w:rsidRPr="002940E8">
        <w:rPr>
          <w:b/>
        </w:rPr>
        <w:t>shall</w:t>
      </w:r>
      <w:r>
        <w:t xml:space="preserve"> be of type </w:t>
      </w:r>
      <w:r w:rsidRPr="002940E8">
        <w:rPr>
          <w:i w:val="0"/>
        </w:rPr>
        <w:t>DATE/TIME</w:t>
      </w:r>
      <w:r>
        <w:t xml:space="preserve"> instead of </w:t>
      </w:r>
      <w:r w:rsidRPr="002940E8">
        <w:rPr>
          <w:i w:val="0"/>
        </w:rPr>
        <w:t>TEXT</w:t>
      </w:r>
      <w:r w:rsidR="003021FE">
        <w:rPr>
          <w:i w:val="0"/>
        </w:rPr>
        <w:t>.</w:t>
      </w:r>
    </w:p>
    <w:p w:rsidR="00AF580F" w:rsidRDefault="003021FE" w:rsidP="008B39A4">
      <w:pPr>
        <w:pStyle w:val="TAGcomments2"/>
        <w:numPr>
          <w:ilvl w:val="0"/>
          <w:numId w:val="19"/>
        </w:numPr>
      </w:pPr>
      <w:r>
        <w:t xml:space="preserve">The codebase </w:t>
      </w:r>
      <w:r w:rsidRPr="003021FE">
        <w:rPr>
          <w:b/>
        </w:rPr>
        <w:t>shall</w:t>
      </w:r>
      <w:r>
        <w:t xml:space="preserve"> include inline documentation and there </w:t>
      </w:r>
      <w:r w:rsidRPr="003021FE">
        <w:rPr>
          <w:b/>
        </w:rPr>
        <w:t>shall</w:t>
      </w:r>
      <w:r>
        <w:t xml:space="preserve"> be a Developer’s Guide that documents the required coding standards and gives details of how to get set up as a contributor.</w:t>
      </w:r>
    </w:p>
    <w:p w:rsidR="008B39A4" w:rsidRDefault="003021FE" w:rsidP="00BD56DA">
      <w:pPr>
        <w:pStyle w:val="Heading1"/>
      </w:pPr>
      <w:bookmarkStart w:id="3" w:name="_Toc418693882"/>
      <w:r>
        <w:t xml:space="preserve">2. Mandatory </w:t>
      </w:r>
      <w:r w:rsidR="00C40C49">
        <w:t xml:space="preserve">CDMS </w:t>
      </w:r>
      <w:r w:rsidR="00C40C49" w:rsidRPr="00BD56DA">
        <w:rPr>
          <w:rFonts w:eastAsia="Calibri"/>
        </w:rPr>
        <w:t>Recommendations</w:t>
      </w:r>
      <w:r w:rsidR="00BE781C">
        <w:rPr>
          <w:rFonts w:eastAsia="Calibri"/>
        </w:rPr>
        <w:t xml:space="preserve"> from WMO</w:t>
      </w:r>
      <w:r w:rsidR="00BE781C">
        <w:rPr>
          <w:rStyle w:val="FootnoteReference"/>
          <w:rFonts w:eastAsia="Calibri"/>
        </w:rPr>
        <w:footnoteReference w:id="1"/>
      </w:r>
      <w:bookmarkEnd w:id="3"/>
    </w:p>
    <w:p w:rsidR="00C40C49" w:rsidRPr="0010344A" w:rsidRDefault="00C40C49" w:rsidP="0010344A">
      <w:pPr>
        <w:pStyle w:val="TAGcomments2"/>
        <w:numPr>
          <w:ilvl w:val="0"/>
          <w:numId w:val="22"/>
        </w:numPr>
      </w:pPr>
      <w:r>
        <w:t>Data Dictionary (Section 4</w:t>
      </w:r>
      <w:r w:rsidR="003021FE">
        <w:t xml:space="preserve">.2.1.1) – </w:t>
      </w:r>
      <w:r w:rsidR="003021FE" w:rsidRPr="003021FE">
        <w:rPr>
          <w:b/>
        </w:rPr>
        <w:t>out of scope</w:t>
      </w:r>
      <w:r w:rsidR="003021FE">
        <w:br/>
        <w:t>N</w:t>
      </w:r>
      <w:r>
        <w:t xml:space="preserve">ot a priority, but keep it in mind. There is something done on that in the </w:t>
      </w:r>
      <w:r w:rsidR="0010344A">
        <w:t>European Climate Assessment and Dataset (</w:t>
      </w:r>
      <w:r>
        <w:t>ECA&amp;D</w:t>
      </w:r>
      <w:r w:rsidR="0010344A">
        <w:t xml:space="preserve">), see </w:t>
      </w:r>
      <w:hyperlink r:id="rId23" w:history="1">
        <w:r w:rsidRPr="00AE08FA">
          <w:rPr>
            <w:rStyle w:val="Hyperlink"/>
          </w:rPr>
          <w:t>http://eca.knmi.nl/dailydata/datadictionary.php</w:t>
        </w:r>
      </w:hyperlink>
    </w:p>
    <w:p w:rsidR="00C40C49" w:rsidRDefault="00C40C49" w:rsidP="00C40C49">
      <w:pPr>
        <w:pStyle w:val="TAGcomments2"/>
        <w:numPr>
          <w:ilvl w:val="0"/>
          <w:numId w:val="22"/>
        </w:numPr>
      </w:pPr>
      <w:r>
        <w:lastRenderedPageBreak/>
        <w:t>Data processing (Section 4.3.1.8)</w:t>
      </w:r>
      <w:r w:rsidR="003021FE">
        <w:t xml:space="preserve"> – </w:t>
      </w:r>
      <w:r w:rsidR="003021FE" w:rsidRPr="003021FE">
        <w:rPr>
          <w:b/>
        </w:rPr>
        <w:t>out of scope</w:t>
      </w:r>
      <w:r w:rsidR="003021FE">
        <w:br/>
        <w:t>Not a priority, but keep in mind. This</w:t>
      </w:r>
      <w:r>
        <w:t xml:space="preserve"> </w:t>
      </w:r>
      <w:r w:rsidR="003021FE">
        <w:t xml:space="preserve">may </w:t>
      </w:r>
      <w:r>
        <w:t>be covered by the new e</w:t>
      </w:r>
      <w:r w:rsidR="003021FE">
        <w:t>ntities related to “instrument”</w:t>
      </w:r>
    </w:p>
    <w:p w:rsidR="00AC3F62" w:rsidRPr="0053558F" w:rsidRDefault="00C40C49" w:rsidP="0053558F">
      <w:pPr>
        <w:pStyle w:val="TAGcomments2"/>
        <w:numPr>
          <w:ilvl w:val="0"/>
          <w:numId w:val="22"/>
        </w:numPr>
        <w:rPr>
          <w:b/>
        </w:rPr>
      </w:pPr>
      <w:r>
        <w:t>Network (Section 4.3.1.10)</w:t>
      </w:r>
      <w:r w:rsidR="003021FE">
        <w:br/>
        <w:t xml:space="preserve">A single station can belong to more than </w:t>
      </w:r>
      <w:r>
        <w:t xml:space="preserve">one network. </w:t>
      </w:r>
      <w:r w:rsidR="0053558F">
        <w:t xml:space="preserve">The </w:t>
      </w:r>
      <w:r w:rsidR="0053558F" w:rsidRPr="0053558F">
        <w:rPr>
          <w:i w:val="0"/>
        </w:rPr>
        <w:t>station</w:t>
      </w:r>
      <w:r w:rsidR="0053558F" w:rsidRPr="0053558F">
        <w:rPr>
          <w:i w:val="0"/>
          <w:u w:val="single"/>
        </w:rPr>
        <w:t>q</w:t>
      </w:r>
      <w:r w:rsidR="0053558F" w:rsidRPr="0053558F">
        <w:rPr>
          <w:i w:val="0"/>
        </w:rPr>
        <w:t>ualifier</w:t>
      </w:r>
      <w:r w:rsidR="0053558F">
        <w:t xml:space="preserve"> entity </w:t>
      </w:r>
      <w:r w:rsidR="0053558F" w:rsidRPr="0053558F">
        <w:rPr>
          <w:b/>
        </w:rPr>
        <w:t>shall</w:t>
      </w:r>
      <w:r w:rsidR="0053558F">
        <w:t xml:space="preserve"> be used to record station qualifies that are locally set, and also information of station network(s) that can be globally set. Note that the attributes of </w:t>
      </w:r>
      <w:r w:rsidR="0053558F" w:rsidRPr="0053558F">
        <w:rPr>
          <w:i w:val="0"/>
        </w:rPr>
        <w:t>station</w:t>
      </w:r>
      <w:r w:rsidR="0053558F" w:rsidRPr="0053558F">
        <w:rPr>
          <w:i w:val="0"/>
          <w:u w:val="single"/>
        </w:rPr>
        <w:t>q</w:t>
      </w:r>
      <w:r w:rsidR="0053558F" w:rsidRPr="0053558F">
        <w:rPr>
          <w:i w:val="0"/>
        </w:rPr>
        <w:t>ualifier</w:t>
      </w:r>
      <w:r w:rsidR="0053558F">
        <w:t xml:space="preserve"> should be reviewed, e.g. the </w:t>
      </w:r>
      <w:r w:rsidR="0053558F" w:rsidRPr="0053558F">
        <w:rPr>
          <w:i w:val="0"/>
        </w:rPr>
        <w:t>stationTimeZone</w:t>
      </w:r>
      <w:r w:rsidR="0053558F">
        <w:t xml:space="preserve"> is currently repeated for each record.</w:t>
      </w:r>
      <w:r w:rsidR="0053558F">
        <w:rPr>
          <w:b/>
        </w:rPr>
        <w:t xml:space="preserve"> </w:t>
      </w:r>
      <w:r w:rsidR="003021FE">
        <w:t>G</w:t>
      </w:r>
      <w:r>
        <w:t xml:space="preserve">uidance to the NMHS </w:t>
      </w:r>
      <w:r w:rsidR="003021FE" w:rsidRPr="0053558F">
        <w:rPr>
          <w:b/>
        </w:rPr>
        <w:t>should</w:t>
      </w:r>
      <w:r w:rsidR="003021FE">
        <w:t xml:space="preserve"> </w:t>
      </w:r>
      <w:r>
        <w:t xml:space="preserve">to be given in relation to the </w:t>
      </w:r>
      <w:r w:rsidR="003021FE">
        <w:t xml:space="preserve">use of </w:t>
      </w:r>
      <w:r>
        <w:t>Network</w:t>
      </w:r>
      <w:r w:rsidR="003021FE">
        <w:t>s</w:t>
      </w:r>
    </w:p>
    <w:p w:rsidR="00C40C49" w:rsidRPr="0053558F" w:rsidRDefault="00C40C49" w:rsidP="00C40C49">
      <w:pPr>
        <w:pStyle w:val="TAGcomments2"/>
        <w:numPr>
          <w:ilvl w:val="0"/>
          <w:numId w:val="22"/>
        </w:numPr>
        <w:rPr>
          <w:b/>
        </w:rPr>
      </w:pPr>
      <w:r>
        <w:t>Data Discovery metadata (Section 4.3.2)</w:t>
      </w:r>
      <w:r w:rsidR="0053558F">
        <w:t xml:space="preserve"> – </w:t>
      </w:r>
      <w:r w:rsidR="0053558F" w:rsidRPr="0053558F">
        <w:rPr>
          <w:b/>
        </w:rPr>
        <w:t>out of scope</w:t>
      </w:r>
      <w:r w:rsidR="0053558F" w:rsidRPr="0053558F">
        <w:rPr>
          <w:b/>
        </w:rPr>
        <w:br/>
      </w:r>
      <w:r w:rsidR="0053558F">
        <w:t>Metadata</w:t>
      </w:r>
      <w:r w:rsidR="0053558F" w:rsidRPr="0053558F">
        <w:t xml:space="preserve"> would </w:t>
      </w:r>
      <w:r w:rsidR="0053558F">
        <w:t xml:space="preserve">be </w:t>
      </w:r>
      <w:r>
        <w:t xml:space="preserve">outside the data model. It is necessary to identify someone that has done </w:t>
      </w:r>
      <w:r w:rsidR="0053558F">
        <w:t xml:space="preserve">rhis </w:t>
      </w:r>
      <w:r>
        <w:t>already and share it through the WIS.</w:t>
      </w:r>
    </w:p>
    <w:p w:rsidR="0053558F" w:rsidRDefault="00C40C49" w:rsidP="0053558F">
      <w:pPr>
        <w:pStyle w:val="TAGcomments2"/>
        <w:numPr>
          <w:ilvl w:val="0"/>
          <w:numId w:val="22"/>
        </w:numPr>
      </w:pPr>
      <w:r>
        <w:t>Bus</w:t>
      </w:r>
      <w:r w:rsidR="0053558F">
        <w:t>iness Rules (Section 5.1.1.1)</w:t>
      </w:r>
      <w:r w:rsidR="0053558F">
        <w:br/>
      </w:r>
      <w:r w:rsidR="003D0888" w:rsidRPr="0053558F">
        <w:t xml:space="preserve">Business Rules </w:t>
      </w:r>
      <w:r w:rsidR="003D0888" w:rsidRPr="0053558F">
        <w:rPr>
          <w:b/>
        </w:rPr>
        <w:t>shall</w:t>
      </w:r>
      <w:r w:rsidR="003D0888">
        <w:t xml:space="preserve"> be taken into account </w:t>
      </w:r>
      <w:r w:rsidR="003D0888" w:rsidRPr="0053558F">
        <w:t>document</w:t>
      </w:r>
      <w:r w:rsidR="003D0888">
        <w:t>ing how the software works</w:t>
      </w:r>
      <w:r w:rsidR="003D0888" w:rsidRPr="0053558F">
        <w:t>.</w:t>
      </w:r>
    </w:p>
    <w:p w:rsidR="00C40C49" w:rsidRDefault="003D0888" w:rsidP="0053558F">
      <w:pPr>
        <w:pStyle w:val="TAGcomments2"/>
        <w:numPr>
          <w:ilvl w:val="0"/>
          <w:numId w:val="22"/>
        </w:numPr>
      </w:pPr>
      <w:r>
        <w:t>WMO messages (Section 5.1.1.2)</w:t>
      </w:r>
      <w:r>
        <w:br/>
        <w:t>WMO messages</w:t>
      </w:r>
      <w:r w:rsidRPr="0053558F">
        <w:t xml:space="preserve"> (e.g BUFR, SYNOP, etc.) </w:t>
      </w:r>
      <w:r>
        <w:t xml:space="preserve">are outside of the data model, but it </w:t>
      </w:r>
      <w:r w:rsidRPr="003D0888">
        <w:rPr>
          <w:b/>
        </w:rPr>
        <w:t>should</w:t>
      </w:r>
      <w:r>
        <w:t xml:space="preserve"> be possible to import these and other source by extending the data model through a plug-in. QC </w:t>
      </w:r>
      <w:r w:rsidRPr="003D0888">
        <w:rPr>
          <w:b/>
        </w:rPr>
        <w:t>should</w:t>
      </w:r>
      <w:r>
        <w:t xml:space="preserve"> also be considered.</w:t>
      </w:r>
    </w:p>
    <w:p w:rsidR="00C40C49" w:rsidRDefault="00C40C49" w:rsidP="00C40C49">
      <w:pPr>
        <w:pStyle w:val="TAGcomments2"/>
        <w:numPr>
          <w:ilvl w:val="0"/>
          <w:numId w:val="22"/>
        </w:numPr>
      </w:pPr>
      <w:r>
        <w:t>Status log (Section 5.1.1.6)</w:t>
      </w:r>
      <w:r w:rsidR="003D0888">
        <w:br/>
        <w:t xml:space="preserve">Some form of status log </w:t>
      </w:r>
      <w:r w:rsidR="003D0888" w:rsidRPr="003D0888">
        <w:rPr>
          <w:b/>
        </w:rPr>
        <w:t>should</w:t>
      </w:r>
      <w:r w:rsidR="003D0888">
        <w:t xml:space="preserve"> be implemented allowing full tracking and undo capabilities</w:t>
      </w:r>
      <w:r>
        <w:t xml:space="preserve">. </w:t>
      </w:r>
      <w:r w:rsidR="003D0888">
        <w:t>This is already implemented in CLIMSOFT 3.2.</w:t>
      </w:r>
    </w:p>
    <w:p w:rsidR="00C40C49" w:rsidRPr="00D51A76" w:rsidRDefault="007E65D3" w:rsidP="00C40C49">
      <w:pPr>
        <w:pStyle w:val="TAGcomments2"/>
        <w:numPr>
          <w:ilvl w:val="0"/>
          <w:numId w:val="22"/>
        </w:numPr>
      </w:pPr>
      <w:r>
        <w:t>Heuristic</w:t>
      </w:r>
      <w:r w:rsidR="00C40C49">
        <w:t xml:space="preserve"> checks (Section 5.3.1.3)</w:t>
      </w:r>
      <w:r w:rsidR="00D51A76">
        <w:t xml:space="preserve"> – </w:t>
      </w:r>
      <w:r w:rsidR="00D51A76" w:rsidRPr="00D51A76">
        <w:rPr>
          <w:b/>
        </w:rPr>
        <w:t>out of scope</w:t>
      </w:r>
      <w:r w:rsidR="00D51A76">
        <w:rPr>
          <w:b/>
        </w:rPr>
        <w:t xml:space="preserve"> of data model</w:t>
      </w:r>
      <w:r w:rsidR="003D0888">
        <w:br/>
      </w:r>
      <w:r w:rsidR="00D51A76">
        <w:t xml:space="preserve">The software could facilitate heuristic (and statistical) checks, allowing changes to be made. The software </w:t>
      </w:r>
      <w:r w:rsidR="00D51A76" w:rsidRPr="00D51A76">
        <w:t>could</w:t>
      </w:r>
      <w:r w:rsidR="00D51A76">
        <w:rPr>
          <w:b/>
        </w:rPr>
        <w:t xml:space="preserve"> </w:t>
      </w:r>
      <w:r w:rsidR="00D51A76">
        <w:t xml:space="preserve">track each change (e.g. recording a decision to add 0.1 degree to every temperature measurement from a particular instrument). Currently the description of a change can be recorded through the </w:t>
      </w:r>
      <w:r w:rsidR="00F607DB" w:rsidRPr="00D51A76">
        <w:rPr>
          <w:i w:val="0"/>
        </w:rPr>
        <w:t>qcTypeLog</w:t>
      </w:r>
      <w:r w:rsidR="00F607DB" w:rsidRPr="00D51A76">
        <w:t xml:space="preserve"> </w:t>
      </w:r>
      <w:r w:rsidR="00F607DB" w:rsidRPr="00D51A76">
        <w:rPr>
          <w:i w:val="0"/>
        </w:rPr>
        <w:t>TEXT</w:t>
      </w:r>
      <w:r w:rsidR="00F607DB" w:rsidRPr="00D51A76">
        <w:t xml:space="preserve"> </w:t>
      </w:r>
      <w:r w:rsidR="00D51A76">
        <w:t>attribute in the observation entities</w:t>
      </w:r>
      <w:r w:rsidR="00F607DB" w:rsidRPr="00D51A76">
        <w:t>.</w:t>
      </w:r>
    </w:p>
    <w:p w:rsidR="00D874A9" w:rsidRPr="00D874A9" w:rsidRDefault="00C40C49" w:rsidP="00D874A9">
      <w:pPr>
        <w:pStyle w:val="TAGcomments2"/>
        <w:numPr>
          <w:ilvl w:val="0"/>
          <w:numId w:val="22"/>
        </w:numPr>
        <w:rPr>
          <w:b/>
        </w:rPr>
      </w:pPr>
      <w:r>
        <w:t>Data governance, controlled access to data and systems (Section 3.2.1.1)</w:t>
      </w:r>
      <w:r w:rsidR="00D51A76">
        <w:br/>
        <w:t xml:space="preserve">CLIMSOFT </w:t>
      </w:r>
      <w:r w:rsidR="00D51A76" w:rsidRPr="00D51A76">
        <w:rPr>
          <w:b/>
        </w:rPr>
        <w:t>shall</w:t>
      </w:r>
      <w:r w:rsidR="00D51A76">
        <w:t xml:space="preserve"> define database </w:t>
      </w:r>
      <w:r>
        <w:t>roles</w:t>
      </w:r>
      <w:r w:rsidR="00D51A76">
        <w:t xml:space="preserve"> to control access and enable data governance</w:t>
      </w:r>
      <w:r w:rsidR="00324D4A">
        <w:t>.</w:t>
      </w:r>
      <w:r w:rsidR="00D51A76">
        <w:t xml:space="preserve"> Users with the appropriate privileges </w:t>
      </w:r>
      <w:r w:rsidR="00D51A76" w:rsidRPr="00D51A76">
        <w:rPr>
          <w:b/>
        </w:rPr>
        <w:t>shall</w:t>
      </w:r>
      <w:r w:rsidR="00D51A76">
        <w:t xml:space="preserve"> be able to create new database users and assign database roles.</w:t>
      </w:r>
      <w:r w:rsidR="00D51A76" w:rsidRPr="00D51A76">
        <w:t xml:space="preserve"> </w:t>
      </w:r>
      <w:r w:rsidR="00A62F81" w:rsidRPr="00D51A76">
        <w:t xml:space="preserve">The </w:t>
      </w:r>
      <w:r w:rsidR="00D51A76" w:rsidRPr="00D51A76">
        <w:t xml:space="preserve">generic </w:t>
      </w:r>
      <w:r w:rsidR="00A62F81" w:rsidRPr="00D51A76">
        <w:t xml:space="preserve">roles </w:t>
      </w:r>
      <w:r w:rsidR="00D51A76" w:rsidRPr="00D51A76">
        <w:t xml:space="preserve">that have currently been </w:t>
      </w:r>
      <w:r w:rsidR="00A62F81" w:rsidRPr="00D51A76">
        <w:t xml:space="preserve">discussed </w:t>
      </w:r>
      <w:r w:rsidR="00D51A76" w:rsidRPr="00D51A76">
        <w:t xml:space="preserve">include </w:t>
      </w:r>
      <w:r w:rsidR="00A62F81" w:rsidRPr="00D51A76">
        <w:t xml:space="preserve">are: </w:t>
      </w:r>
      <w:r w:rsidR="00A62F81" w:rsidRPr="00D51A76">
        <w:rPr>
          <w:i w:val="0"/>
        </w:rPr>
        <w:t>Admin</w:t>
      </w:r>
      <w:r w:rsidR="00A62F81" w:rsidRPr="00D51A76">
        <w:t xml:space="preserve">, </w:t>
      </w:r>
      <w:r w:rsidR="00D51A76" w:rsidRPr="00D51A76">
        <w:rPr>
          <w:i w:val="0"/>
        </w:rPr>
        <w:t>User-management</w:t>
      </w:r>
      <w:r w:rsidR="00D51A76">
        <w:t xml:space="preserve">, </w:t>
      </w:r>
      <w:r w:rsidR="00A62F81" w:rsidRPr="00D51A76">
        <w:rPr>
          <w:i w:val="0"/>
        </w:rPr>
        <w:t>Observer</w:t>
      </w:r>
      <w:r w:rsidR="00584D4D" w:rsidRPr="00D51A76">
        <w:t xml:space="preserve"> (metadata </w:t>
      </w:r>
      <w:r w:rsidR="00D51A76" w:rsidRPr="00D51A76">
        <w:t>edito</w:t>
      </w:r>
      <w:r w:rsidR="00584D4D" w:rsidRPr="00D51A76">
        <w:t>r only)</w:t>
      </w:r>
      <w:r w:rsidR="00A62F81" w:rsidRPr="00D51A76">
        <w:t xml:space="preserve">, </w:t>
      </w:r>
      <w:r w:rsidR="00A62F81" w:rsidRPr="00D51A76">
        <w:rPr>
          <w:i w:val="0"/>
        </w:rPr>
        <w:t>Key-entry</w:t>
      </w:r>
      <w:r w:rsidR="00584D4D" w:rsidRPr="00D51A76">
        <w:t xml:space="preserve"> (data entry only)</w:t>
      </w:r>
      <w:r w:rsidR="00D51A76">
        <w:t xml:space="preserve"> and</w:t>
      </w:r>
      <w:r w:rsidR="00A62F81" w:rsidRPr="00D51A76">
        <w:t xml:space="preserve"> </w:t>
      </w:r>
      <w:r w:rsidR="00A62F81" w:rsidRPr="00D51A76">
        <w:rPr>
          <w:i w:val="0"/>
        </w:rPr>
        <w:t>QC</w:t>
      </w:r>
      <w:r w:rsidR="00A62F81" w:rsidRPr="00D51A76">
        <w:t>.</w:t>
      </w:r>
      <w:r w:rsidR="00D51A76" w:rsidRPr="00D51A76">
        <w:t xml:space="preserve"> The appropriate assignment of roles </w:t>
      </w:r>
      <w:r w:rsidR="00D51A76" w:rsidRPr="00D51A76">
        <w:rPr>
          <w:b/>
        </w:rPr>
        <w:t>will</w:t>
      </w:r>
      <w:r w:rsidR="00D51A76" w:rsidRPr="00D51A76">
        <w:t xml:space="preserve"> be det</w:t>
      </w:r>
      <w:r w:rsidR="00D51A76">
        <w:t xml:space="preserve">ermined by local practices, e.g. the policies in one country may grant a </w:t>
      </w:r>
      <w:r w:rsidR="00D51A76" w:rsidRPr="00D51A76">
        <w:rPr>
          <w:i w:val="0"/>
        </w:rPr>
        <w:t>Station Manager</w:t>
      </w:r>
      <w:r w:rsidR="00D51A76" w:rsidRPr="00D51A76">
        <w:t xml:space="preserve"> </w:t>
      </w:r>
      <w:r w:rsidR="00D51A76">
        <w:t xml:space="preserve">the </w:t>
      </w:r>
      <w:r w:rsidR="00D51A76" w:rsidRPr="00D51A76">
        <w:rPr>
          <w:i w:val="0"/>
        </w:rPr>
        <w:t>Admin</w:t>
      </w:r>
      <w:r w:rsidR="00D51A76">
        <w:t xml:space="preserve"> role, whereas in other locations they may be granted a selection of the other roles.</w:t>
      </w:r>
    </w:p>
    <w:p w:rsidR="00C40C49" w:rsidRPr="0010344A" w:rsidRDefault="00C20B1A" w:rsidP="008D2E2A">
      <w:pPr>
        <w:pStyle w:val="TAGcomments2"/>
        <w:numPr>
          <w:ilvl w:val="0"/>
          <w:numId w:val="22"/>
        </w:numPr>
      </w:pPr>
      <w:r>
        <w:t>Managed change (Section 3.2.2.2)</w:t>
      </w:r>
      <w:r w:rsidR="0010344A">
        <w:t xml:space="preserve"> – </w:t>
      </w:r>
      <w:r w:rsidR="0010344A">
        <w:rPr>
          <w:b/>
        </w:rPr>
        <w:t>o</w:t>
      </w:r>
      <w:r w:rsidR="0010344A" w:rsidRPr="0010344A">
        <w:rPr>
          <w:b/>
        </w:rPr>
        <w:t>ut of scope</w:t>
      </w:r>
      <w:r w:rsidR="00324D4A">
        <w:br/>
      </w:r>
      <w:r w:rsidR="0010344A">
        <w:t xml:space="preserve">The NHMS </w:t>
      </w:r>
      <w:r w:rsidR="0010344A" w:rsidRPr="0010344A">
        <w:rPr>
          <w:b/>
        </w:rPr>
        <w:t>will</w:t>
      </w:r>
      <w:r w:rsidR="0010344A">
        <w:t xml:space="preserve"> create System Management G</w:t>
      </w:r>
      <w:r w:rsidR="00A62F81" w:rsidRPr="0010344A">
        <w:t>uideline</w:t>
      </w:r>
      <w:r w:rsidR="0010344A">
        <w:t>s</w:t>
      </w:r>
      <w:r w:rsidR="00A62F81" w:rsidRPr="0010344A">
        <w:t xml:space="preserve"> / Best Practices document</w:t>
      </w:r>
      <w:r w:rsidR="0010344A">
        <w:t>s</w:t>
      </w:r>
      <w:r w:rsidR="00A62F81" w:rsidRPr="0010344A">
        <w:t xml:space="preserve"> </w:t>
      </w:r>
      <w:r w:rsidR="0010344A">
        <w:t xml:space="preserve">for </w:t>
      </w:r>
      <w:r w:rsidR="00A62F81" w:rsidRPr="0010344A">
        <w:t>this issue</w:t>
      </w:r>
      <w:r w:rsidR="0010344A">
        <w:t>.</w:t>
      </w:r>
    </w:p>
    <w:p w:rsidR="00D874A9" w:rsidRPr="0010344A" w:rsidRDefault="00C20B1A" w:rsidP="00D874A9">
      <w:pPr>
        <w:pStyle w:val="TAGcomments2"/>
        <w:numPr>
          <w:ilvl w:val="0"/>
          <w:numId w:val="22"/>
        </w:numPr>
      </w:pPr>
      <w:r>
        <w:t>Standard normal of the WMO (Section 4.4)</w:t>
      </w:r>
      <w:r w:rsidR="0010344A">
        <w:br/>
        <w:t xml:space="preserve">A new entity </w:t>
      </w:r>
      <w:r w:rsidR="0010344A" w:rsidRPr="0010344A">
        <w:rPr>
          <w:b/>
        </w:rPr>
        <w:t>shall</w:t>
      </w:r>
      <w:r w:rsidR="0010344A">
        <w:t xml:space="preserve"> </w:t>
      </w:r>
      <w:r w:rsidR="0010344A" w:rsidRPr="0010344A">
        <w:t xml:space="preserve">be </w:t>
      </w:r>
      <w:r w:rsidR="00A62F81" w:rsidRPr="0010344A">
        <w:t>create</w:t>
      </w:r>
      <w:r w:rsidR="0010344A">
        <w:t>d</w:t>
      </w:r>
      <w:r w:rsidR="00A62F81" w:rsidRPr="0010344A">
        <w:t xml:space="preserve"> </w:t>
      </w:r>
      <w:r w:rsidR="0010344A">
        <w:t xml:space="preserve">to </w:t>
      </w:r>
      <w:r w:rsidR="00A62F81" w:rsidRPr="0010344A">
        <w:t xml:space="preserve">including the WMO standards </w:t>
      </w:r>
      <w:r w:rsidR="00DD408C" w:rsidRPr="0010344A">
        <w:t xml:space="preserve">and </w:t>
      </w:r>
      <w:r w:rsidR="00A62F81" w:rsidRPr="0010344A">
        <w:t>estimations</w:t>
      </w:r>
      <w:r w:rsidR="00DD408C" w:rsidRPr="0010344A">
        <w:t xml:space="preserve">. Rules on the calculation of these products </w:t>
      </w:r>
      <w:r w:rsidR="0010344A">
        <w:t xml:space="preserve">are </w:t>
      </w:r>
      <w:r w:rsidR="00DD408C" w:rsidRPr="0010344A">
        <w:t>in WMO documents (see Section 4.4)</w:t>
      </w:r>
      <w:r w:rsidR="0010344A">
        <w:t>. A b</w:t>
      </w:r>
      <w:r w:rsidR="00D874A9" w:rsidRPr="0010344A">
        <w:t xml:space="preserve">usiness rule </w:t>
      </w:r>
      <w:r w:rsidR="0010344A" w:rsidRPr="0010344A">
        <w:rPr>
          <w:b/>
        </w:rPr>
        <w:t>should</w:t>
      </w:r>
      <w:r w:rsidR="0010344A">
        <w:t xml:space="preserve"> be recommended outlining the responsibility</w:t>
      </w:r>
      <w:r w:rsidR="00D874A9" w:rsidRPr="0010344A">
        <w:t xml:space="preserve"> for updating normals</w:t>
      </w:r>
      <w:r w:rsidR="0010344A">
        <w:t>.</w:t>
      </w:r>
      <w:r w:rsidR="00827839" w:rsidRPr="0010344A">
        <w:t xml:space="preserve"> </w:t>
      </w:r>
      <w:r w:rsidR="0010344A">
        <w:t>N</w:t>
      </w:r>
      <w:r w:rsidR="00827839" w:rsidRPr="0010344A">
        <w:t xml:space="preserve">ormals are currently calculated as part of product </w:t>
      </w:r>
      <w:r w:rsidR="0010344A">
        <w:t>creation and are not currently stored</w:t>
      </w:r>
      <w:r w:rsidR="00827839" w:rsidRPr="0010344A">
        <w:t>.</w:t>
      </w:r>
    </w:p>
    <w:p w:rsidR="00827839" w:rsidRPr="0010344A" w:rsidRDefault="00C20B1A" w:rsidP="00324D4A">
      <w:pPr>
        <w:pStyle w:val="TAGcomments2"/>
        <w:numPr>
          <w:ilvl w:val="0"/>
          <w:numId w:val="22"/>
        </w:numPr>
        <w:rPr>
          <w:b/>
        </w:rPr>
      </w:pPr>
      <w:r>
        <w:t>Discovery metadata catalog (8.2.1.1)</w:t>
      </w:r>
      <w:r w:rsidR="0010344A">
        <w:t xml:space="preserve"> – </w:t>
      </w:r>
      <w:r w:rsidR="0010344A" w:rsidRPr="0010344A">
        <w:rPr>
          <w:b/>
        </w:rPr>
        <w:t>out of scope</w:t>
      </w:r>
      <w:r w:rsidR="0010344A">
        <w:br/>
        <w:t xml:space="preserve">This requirement is part of an overall CDMS system, but is out of scope for CLIMSOFT. </w:t>
      </w:r>
      <w:r>
        <w:t xml:space="preserve">The </w:t>
      </w:r>
      <w:r w:rsidR="0010344A">
        <w:t xml:space="preserve">European </w:t>
      </w:r>
      <w:r w:rsidR="0010344A">
        <w:lastRenderedPageBreak/>
        <w:t>Climate Assessment and Dataset (</w:t>
      </w:r>
      <w:r>
        <w:t>ECA&amp;D</w:t>
      </w:r>
      <w:r w:rsidR="0010344A">
        <w:t>)</w:t>
      </w:r>
      <w:r>
        <w:t xml:space="preserve"> already has this kind of information. It can be used as a template</w:t>
      </w:r>
      <w:r w:rsidR="0010344A">
        <w:t xml:space="preserve">. See also the </w:t>
      </w:r>
      <w:r w:rsidR="00DD408C" w:rsidRPr="0010344A">
        <w:t>“Diagram of station data against time” created by Rwanda Meteorology Agency, http://www.met</w:t>
      </w:r>
      <w:r w:rsidR="0010344A" w:rsidRPr="0010344A">
        <w:t>eorwanda.gov.rw/index.php?id=55</w:t>
      </w:r>
    </w:p>
    <w:p w:rsidR="00C20B1A" w:rsidRDefault="00C20B1A" w:rsidP="00324D4A">
      <w:pPr>
        <w:pStyle w:val="TAGcomments2"/>
        <w:numPr>
          <w:ilvl w:val="0"/>
          <w:numId w:val="22"/>
        </w:numPr>
        <w:rPr>
          <w:b/>
        </w:rPr>
      </w:pPr>
      <w:r>
        <w:t>Scheduling (Section 9.2.1.1)</w:t>
      </w:r>
      <w:r w:rsidR="0010344A">
        <w:br/>
        <w:t xml:space="preserve">Additional </w:t>
      </w:r>
      <w:r>
        <w:t xml:space="preserve">documentation </w:t>
      </w:r>
      <w:r w:rsidR="0010344A" w:rsidRPr="0010344A">
        <w:rPr>
          <w:b/>
        </w:rPr>
        <w:t>should</w:t>
      </w:r>
      <w:r w:rsidR="0010344A">
        <w:t xml:space="preserve"> be created </w:t>
      </w:r>
      <w:r>
        <w:t xml:space="preserve">on this issue (including </w:t>
      </w:r>
      <w:r w:rsidR="0010344A">
        <w:t xml:space="preserve">recommendations </w:t>
      </w:r>
      <w:r>
        <w:t>for ingestion, products and backup)</w:t>
      </w:r>
      <w:r w:rsidR="0010344A">
        <w:t>. Scheduling is available in CLIMSOFT 3.2 under the AWS Real Time Interface.  See requirement 1.2 for discussion of the creation and scheduling of backups.</w:t>
      </w:r>
    </w:p>
    <w:p w:rsidR="00BD56DA" w:rsidRPr="00324D4A" w:rsidRDefault="0010344A" w:rsidP="009004F7">
      <w:pPr>
        <w:pStyle w:val="Heading1"/>
      </w:pPr>
      <w:bookmarkStart w:id="4" w:name="_Toc418693883"/>
      <w:r>
        <w:t xml:space="preserve">3. </w:t>
      </w:r>
      <w:r w:rsidR="009004F7">
        <w:t>Database Entities</w:t>
      </w:r>
      <w:bookmarkEnd w:id="4"/>
    </w:p>
    <w:p w:rsidR="00F17DB9" w:rsidRDefault="002C5285" w:rsidP="003F5699">
      <w:pPr>
        <w:pStyle w:val="Heading2"/>
        <w:rPr>
          <w:rFonts w:eastAsia="Calibri"/>
        </w:rPr>
      </w:pPr>
      <w:bookmarkStart w:id="5" w:name="_Toc418693884"/>
      <w:r>
        <w:rPr>
          <w:rFonts w:eastAsia="Calibri"/>
        </w:rPr>
        <w:t>observationInitial/o</w:t>
      </w:r>
      <w:r w:rsidR="00D06928">
        <w:rPr>
          <w:rFonts w:eastAsia="Calibri"/>
        </w:rPr>
        <w:t>bservtionFinal</w:t>
      </w:r>
      <w:bookmarkEnd w:id="5"/>
    </w:p>
    <w:p w:rsidR="00673BF1" w:rsidRPr="00D34A98" w:rsidRDefault="0010344A" w:rsidP="00324D4A">
      <w:pPr>
        <w:pStyle w:val="TAGcomments2"/>
        <w:numPr>
          <w:ilvl w:val="0"/>
          <w:numId w:val="37"/>
        </w:numPr>
      </w:pPr>
      <w:r>
        <w:t xml:space="preserve">Data model </w:t>
      </w:r>
      <w:r w:rsidRPr="00A51C99">
        <w:rPr>
          <w:b/>
        </w:rPr>
        <w:t>shall</w:t>
      </w:r>
      <w:r>
        <w:t xml:space="preserve"> contain </w:t>
      </w:r>
      <w:r w:rsidR="00673BF1" w:rsidRPr="00D34A98">
        <w:t xml:space="preserve">two observation tables: </w:t>
      </w:r>
      <w:r w:rsidR="00673BF1" w:rsidRPr="00A51C99">
        <w:rPr>
          <w:i w:val="0"/>
        </w:rPr>
        <w:t>observationI</w:t>
      </w:r>
      <w:r w:rsidRPr="00A51C99">
        <w:rPr>
          <w:i w:val="0"/>
        </w:rPr>
        <w:t>nitial</w:t>
      </w:r>
      <w:r>
        <w:t xml:space="preserve"> (no QC values) and</w:t>
      </w:r>
      <w:r w:rsidR="00673BF1" w:rsidRPr="00D34A98">
        <w:t xml:space="preserve"> </w:t>
      </w:r>
      <w:r w:rsidR="00673BF1" w:rsidRPr="00A51C99">
        <w:rPr>
          <w:i w:val="0"/>
        </w:rPr>
        <w:t>observationFinal</w:t>
      </w:r>
      <w:r w:rsidR="00673BF1" w:rsidRPr="00D34A98">
        <w:t xml:space="preserve"> (QC values).</w:t>
      </w:r>
    </w:p>
    <w:p w:rsidR="00A51C99" w:rsidRDefault="00A51C99" w:rsidP="00A51C99">
      <w:pPr>
        <w:pStyle w:val="TAGcomments2"/>
        <w:numPr>
          <w:ilvl w:val="0"/>
          <w:numId w:val="37"/>
        </w:numPr>
      </w:pPr>
      <w:r w:rsidRPr="0010344A">
        <w:t xml:space="preserve">Observations </w:t>
      </w:r>
      <w:r w:rsidRPr="00A51C99">
        <w:rPr>
          <w:b/>
        </w:rPr>
        <w:t>shall</w:t>
      </w:r>
      <w:r w:rsidRPr="0010344A">
        <w:t xml:space="preserve"> initially be stored in the </w:t>
      </w:r>
      <w:r w:rsidRPr="00A51C99">
        <w:rPr>
          <w:i w:val="0"/>
        </w:rPr>
        <w:t>observationsInitial</w:t>
      </w:r>
      <w:r w:rsidRPr="0010344A">
        <w:t xml:space="preserve"> </w:t>
      </w:r>
      <w:r>
        <w:t>table</w:t>
      </w:r>
      <w:r w:rsidRPr="0010344A">
        <w:t xml:space="preserve">. </w:t>
      </w:r>
      <w:r w:rsidRPr="00A51C99">
        <w:rPr>
          <w:i w:val="0"/>
        </w:rPr>
        <w:t>observationsInitial</w:t>
      </w:r>
      <w:r w:rsidRPr="0010344A">
        <w:t xml:space="preserve"> </w:t>
      </w:r>
      <w:r w:rsidRPr="00A51C99">
        <w:rPr>
          <w:b/>
        </w:rPr>
        <w:t>shall</w:t>
      </w:r>
      <w:r w:rsidRPr="0010344A">
        <w:t xml:space="preserve"> contain a complete audit trail with a new record being created for each modification to the observation. The current final record </w:t>
      </w:r>
      <w:r w:rsidRPr="00A51C99">
        <w:rPr>
          <w:b/>
        </w:rPr>
        <w:t>shall</w:t>
      </w:r>
      <w:r w:rsidRPr="0010344A">
        <w:t xml:space="preserve"> be stored only in the observationFinal </w:t>
      </w:r>
      <w:r>
        <w:t>table</w:t>
      </w:r>
      <w:r w:rsidRPr="0010344A">
        <w:t xml:space="preserve">. If a final observation is modified further, then the original record </w:t>
      </w:r>
      <w:r w:rsidRPr="00A51C99">
        <w:rPr>
          <w:b/>
        </w:rPr>
        <w:t>shall</w:t>
      </w:r>
      <w:r w:rsidRPr="0010344A">
        <w:t xml:space="preserve"> be moved to observationInitial and a new record </w:t>
      </w:r>
      <w:r w:rsidRPr="00A51C99">
        <w:rPr>
          <w:b/>
        </w:rPr>
        <w:t>shall</w:t>
      </w:r>
      <w:r w:rsidRPr="0010344A">
        <w:t xml:space="preserve"> be created in observationFinal.</w:t>
      </w:r>
    </w:p>
    <w:p w:rsidR="00A51C99" w:rsidRDefault="00A51C99" w:rsidP="00A51C99">
      <w:pPr>
        <w:pStyle w:val="Heading3"/>
      </w:pPr>
      <w:r>
        <w:t>flag</w:t>
      </w:r>
    </w:p>
    <w:p w:rsidR="00A51C99" w:rsidRDefault="00A51C99" w:rsidP="00A51C99">
      <w:pPr>
        <w:pStyle w:val="TAGcomments2"/>
        <w:numPr>
          <w:ilvl w:val="0"/>
          <w:numId w:val="37"/>
        </w:numPr>
      </w:pPr>
      <w:r>
        <w:t xml:space="preserve">Flags </w:t>
      </w:r>
      <w:r w:rsidRPr="00A51C99">
        <w:rPr>
          <w:i w:val="0"/>
        </w:rPr>
        <w:t>M</w:t>
      </w:r>
      <w:r>
        <w:t xml:space="preserve">, </w:t>
      </w:r>
      <w:r w:rsidRPr="00A51C99">
        <w:rPr>
          <w:i w:val="0"/>
        </w:rPr>
        <w:t>T</w:t>
      </w:r>
      <w:r>
        <w:t xml:space="preserve">, </w:t>
      </w:r>
      <w:r w:rsidRPr="00A51C99">
        <w:rPr>
          <w:i w:val="0"/>
        </w:rPr>
        <w:t>E</w:t>
      </w:r>
      <w:r>
        <w:t xml:space="preserve"> and </w:t>
      </w:r>
      <w:r w:rsidRPr="00A51C99">
        <w:rPr>
          <w:i w:val="0"/>
        </w:rPr>
        <w:t>G</w:t>
      </w:r>
      <w:r>
        <w:t xml:space="preserve"> </w:t>
      </w:r>
      <w:r w:rsidRPr="00A51C99">
        <w:rPr>
          <w:b/>
        </w:rPr>
        <w:t>shall</w:t>
      </w:r>
      <w:r>
        <w:t xml:space="preserve"> be retained. </w:t>
      </w:r>
      <w:r w:rsidRPr="00A51C99">
        <w:rPr>
          <w:i w:val="0"/>
        </w:rPr>
        <w:t>M</w:t>
      </w:r>
      <w:r>
        <w:t xml:space="preserve"> </w:t>
      </w:r>
      <w:r w:rsidRPr="00A51C99">
        <w:rPr>
          <w:b/>
        </w:rPr>
        <w:t>shall</w:t>
      </w:r>
      <w:r>
        <w:t xml:space="preserve"> be used only for Key-Entry.</w:t>
      </w:r>
    </w:p>
    <w:p w:rsidR="00A51C99" w:rsidRDefault="00A51C99" w:rsidP="00A51C99">
      <w:pPr>
        <w:pStyle w:val="TAGcomments2"/>
        <w:numPr>
          <w:ilvl w:val="0"/>
          <w:numId w:val="37"/>
        </w:numPr>
      </w:pPr>
      <w:r>
        <w:t xml:space="preserve">A </w:t>
      </w:r>
      <w:r w:rsidR="00D06928">
        <w:t xml:space="preserve">reference entity </w:t>
      </w:r>
      <w:r w:rsidRPr="00A51C99">
        <w:rPr>
          <w:b/>
        </w:rPr>
        <w:t>shall</w:t>
      </w:r>
      <w:r>
        <w:t xml:space="preserve"> describe the flags</w:t>
      </w:r>
      <w:r w:rsidR="00D06928">
        <w:t xml:space="preserve"> but </w:t>
      </w:r>
      <w:r w:rsidRPr="00A51C99">
        <w:rPr>
          <w:b/>
        </w:rPr>
        <w:t>shall</w:t>
      </w:r>
      <w:r>
        <w:t xml:space="preserve"> </w:t>
      </w:r>
      <w:r w:rsidR="00D06928">
        <w:t xml:space="preserve">not </w:t>
      </w:r>
      <w:r>
        <w:t xml:space="preserve">be </w:t>
      </w:r>
      <w:r w:rsidR="00D06928">
        <w:t>rela</w:t>
      </w:r>
      <w:r>
        <w:t>ted to other entities of the database.</w:t>
      </w:r>
    </w:p>
    <w:p w:rsidR="00A51C99" w:rsidRDefault="00A51C99" w:rsidP="00A51C99">
      <w:pPr>
        <w:pStyle w:val="TAGcomments2"/>
        <w:numPr>
          <w:ilvl w:val="0"/>
          <w:numId w:val="37"/>
        </w:numPr>
      </w:pPr>
      <w:r>
        <w:t>N</w:t>
      </w:r>
      <w:r w:rsidR="00D06928">
        <w:t xml:space="preserve">o flag </w:t>
      </w:r>
      <w:r w:rsidR="00D06928" w:rsidRPr="00A51C99">
        <w:rPr>
          <w:b/>
        </w:rPr>
        <w:t>will</w:t>
      </w:r>
      <w:r w:rsidR="00D06928">
        <w:t xml:space="preserve"> </w:t>
      </w:r>
      <w:r>
        <w:t xml:space="preserve">indicate the </w:t>
      </w:r>
      <w:r w:rsidR="00D06928">
        <w:t>original value</w:t>
      </w:r>
    </w:p>
    <w:p w:rsidR="00A51C99" w:rsidRPr="00A51C99" w:rsidRDefault="00A51C99" w:rsidP="00A51C99">
      <w:pPr>
        <w:pStyle w:val="TAGcomments2"/>
        <w:numPr>
          <w:ilvl w:val="0"/>
          <w:numId w:val="37"/>
        </w:numPr>
        <w:rPr>
          <w:i w:val="0"/>
        </w:rPr>
      </w:pPr>
      <w:r w:rsidRPr="00A51C99">
        <w:rPr>
          <w:i w:val="0"/>
        </w:rPr>
        <w:t>flag</w:t>
      </w:r>
      <w:r w:rsidR="00D06928">
        <w:t xml:space="preserve"> </w:t>
      </w:r>
      <w:r w:rsidRPr="00A51C99">
        <w:rPr>
          <w:b/>
        </w:rPr>
        <w:t>shall</w:t>
      </w:r>
      <w:r>
        <w:t xml:space="preserve"> be of type </w:t>
      </w:r>
      <w:r w:rsidRPr="00A51C99">
        <w:rPr>
          <w:i w:val="0"/>
        </w:rPr>
        <w:t>VARCHAR(1)</w:t>
      </w:r>
    </w:p>
    <w:p w:rsidR="00A51C99" w:rsidRDefault="00A51C99" w:rsidP="00A51C99">
      <w:pPr>
        <w:pStyle w:val="TAGcomments2"/>
        <w:numPr>
          <w:ilvl w:val="0"/>
          <w:numId w:val="37"/>
        </w:numPr>
      </w:pPr>
      <w:r>
        <w:t>The d</w:t>
      </w:r>
      <w:r w:rsidR="00D06928">
        <w:t xml:space="preserve">ocumentation of </w:t>
      </w:r>
      <w:r w:rsidR="000350FD">
        <w:t>CLIMSOFT</w:t>
      </w:r>
      <w:r w:rsidR="00D06928">
        <w:t xml:space="preserve"> </w:t>
      </w:r>
      <w:r w:rsidRPr="00A51C99">
        <w:rPr>
          <w:b/>
        </w:rPr>
        <w:t>shall</w:t>
      </w:r>
      <w:r>
        <w:t xml:space="preserve"> </w:t>
      </w:r>
      <w:r w:rsidR="00D06928">
        <w:t xml:space="preserve">include which equations/formulas have been used </w:t>
      </w:r>
      <w:r>
        <w:t xml:space="preserve">by CLIMSOFT </w:t>
      </w:r>
      <w:r w:rsidR="00D06928">
        <w:t>to generate values (e.g. relative humidity)</w:t>
      </w:r>
      <w:r>
        <w:t>.</w:t>
      </w:r>
    </w:p>
    <w:p w:rsidR="00D06928" w:rsidRDefault="00A51C99" w:rsidP="00A51C99">
      <w:pPr>
        <w:pStyle w:val="TAGcomments2"/>
        <w:numPr>
          <w:ilvl w:val="0"/>
          <w:numId w:val="37"/>
        </w:numPr>
      </w:pPr>
      <w:r>
        <w:t xml:space="preserve">The NHMS </w:t>
      </w:r>
      <w:r>
        <w:rPr>
          <w:b/>
        </w:rPr>
        <w:t>will</w:t>
      </w:r>
      <w:r>
        <w:t xml:space="preserve"> </w:t>
      </w:r>
      <w:r w:rsidR="00D06928">
        <w:t>record the equations/formulas that have been used by the NHMS to generate a value</w:t>
      </w:r>
      <w:r>
        <w:t>.</w:t>
      </w:r>
    </w:p>
    <w:p w:rsidR="00A51C99" w:rsidRDefault="00A51C99" w:rsidP="00A51C99">
      <w:pPr>
        <w:pStyle w:val="Heading3"/>
      </w:pPr>
      <w:r>
        <w:t>period</w:t>
      </w:r>
    </w:p>
    <w:p w:rsidR="00A51C99" w:rsidRDefault="00A51C99" w:rsidP="00A51C99">
      <w:pPr>
        <w:pStyle w:val="TAGcomments2"/>
        <w:numPr>
          <w:ilvl w:val="0"/>
          <w:numId w:val="37"/>
        </w:numPr>
      </w:pPr>
      <w:r w:rsidRPr="00A51C99">
        <w:rPr>
          <w:i w:val="0"/>
        </w:rPr>
        <w:t>period</w:t>
      </w:r>
      <w:r w:rsidR="00D06928" w:rsidRPr="00D34A98">
        <w:t xml:space="preserve"> attribute </w:t>
      </w:r>
      <w:r w:rsidRPr="00A51C99">
        <w:rPr>
          <w:b/>
        </w:rPr>
        <w:t>shall</w:t>
      </w:r>
      <w:r>
        <w:t xml:space="preserve"> </w:t>
      </w:r>
      <w:r w:rsidR="00D06928" w:rsidRPr="00D34A98">
        <w:t>specify the time period used to retrieve the obs</w:t>
      </w:r>
      <w:r w:rsidR="00D34A98">
        <w:t>erved value (e.g. 24, 72, etc.)</w:t>
      </w:r>
    </w:p>
    <w:p w:rsidR="00A51C99" w:rsidRDefault="00A51C99" w:rsidP="00A51C99">
      <w:pPr>
        <w:pStyle w:val="TAGcomments2"/>
        <w:numPr>
          <w:ilvl w:val="0"/>
          <w:numId w:val="37"/>
        </w:numPr>
      </w:pPr>
      <w:r>
        <w:rPr>
          <w:i w:val="0"/>
        </w:rPr>
        <w:t xml:space="preserve">period </w:t>
      </w:r>
      <w:r w:rsidRPr="00A51C99">
        <w:rPr>
          <w:b/>
        </w:rPr>
        <w:t>should</w:t>
      </w:r>
      <w:r>
        <w:t xml:space="preserve"> </w:t>
      </w:r>
      <w:r w:rsidR="00D06928" w:rsidRPr="00D34A98">
        <w:t>to be saved in hours</w:t>
      </w:r>
    </w:p>
    <w:p w:rsidR="00A51C99" w:rsidRDefault="00A51C99" w:rsidP="00A51C99">
      <w:pPr>
        <w:pStyle w:val="Heading3"/>
      </w:pPr>
      <w:r w:rsidRPr="00D34A98">
        <w:t>qcStatus</w:t>
      </w:r>
    </w:p>
    <w:p w:rsidR="00D34A98" w:rsidRDefault="00A51C99" w:rsidP="00A51C99">
      <w:pPr>
        <w:pStyle w:val="TAGcomments2"/>
        <w:numPr>
          <w:ilvl w:val="0"/>
          <w:numId w:val="37"/>
        </w:numPr>
      </w:pPr>
      <w:r>
        <w:t xml:space="preserve">Three levels of </w:t>
      </w:r>
      <w:r w:rsidR="00D06928" w:rsidRPr="00D34A98">
        <w:t>QC</w:t>
      </w:r>
      <w:r>
        <w:t xml:space="preserve"> </w:t>
      </w:r>
      <w:r w:rsidRPr="00A51C99">
        <w:rPr>
          <w:b/>
        </w:rPr>
        <w:t>shall</w:t>
      </w:r>
      <w:r>
        <w:t xml:space="preserve"> be available</w:t>
      </w:r>
      <w:r w:rsidR="00D06928" w:rsidRPr="00D34A98">
        <w:t>:</w:t>
      </w:r>
    </w:p>
    <w:p w:rsidR="00A51C99" w:rsidRDefault="00A51C99" w:rsidP="00A51C99">
      <w:pPr>
        <w:pStyle w:val="TAGcomments2"/>
        <w:ind w:left="1440"/>
      </w:pPr>
      <w:r w:rsidRPr="00D34A98">
        <w:t xml:space="preserve">0 </w:t>
      </w:r>
      <w:r w:rsidRPr="00D34A98">
        <w:sym w:font="Wingdings" w:char="F0E0"/>
      </w:r>
      <w:r w:rsidRPr="00D34A98">
        <w:t xml:space="preserve"> No QC check</w:t>
      </w:r>
      <w:r>
        <w:br/>
      </w:r>
      <w:r w:rsidRPr="00D34A98">
        <w:t xml:space="preserve">1 </w:t>
      </w:r>
      <w:r w:rsidRPr="00D34A98">
        <w:sym w:font="Wingdings" w:char="F0E0"/>
      </w:r>
      <w:r w:rsidRPr="00D34A98">
        <w:t xml:space="preserve"> QC check and no changes made</w:t>
      </w:r>
      <w:r>
        <w:br/>
      </w:r>
      <w:r w:rsidRPr="00D34A98">
        <w:t xml:space="preserve">2 </w:t>
      </w:r>
      <w:r w:rsidRPr="00D34A98">
        <w:sym w:font="Wingdings" w:char="F0E0"/>
      </w:r>
      <w:r w:rsidRPr="00D34A98">
        <w:t xml:space="preserve"> QC check and value modified</w:t>
      </w:r>
    </w:p>
    <w:p w:rsidR="00E949CC" w:rsidRDefault="00E949CC" w:rsidP="00E949CC">
      <w:pPr>
        <w:pStyle w:val="Heading3"/>
        <w:rPr>
          <w:b w:val="0"/>
        </w:rPr>
      </w:pPr>
      <w:r w:rsidRPr="00D34A98">
        <w:lastRenderedPageBreak/>
        <w:t>qcTypeLog</w:t>
      </w:r>
    </w:p>
    <w:p w:rsidR="00E949CC" w:rsidRPr="00E949CC" w:rsidRDefault="00E949CC" w:rsidP="00E949CC">
      <w:pPr>
        <w:pStyle w:val="TAGcomments2"/>
      </w:pPr>
    </w:p>
    <w:p w:rsidR="00A51C99" w:rsidRDefault="00E949CC" w:rsidP="00A51C99">
      <w:pPr>
        <w:pStyle w:val="TAGcomments2"/>
        <w:numPr>
          <w:ilvl w:val="0"/>
          <w:numId w:val="37"/>
        </w:numPr>
      </w:pPr>
      <w:r>
        <w:rPr>
          <w:i w:val="0"/>
        </w:rPr>
        <w:t xml:space="preserve">The </w:t>
      </w:r>
      <w:r w:rsidR="00A51C99" w:rsidRPr="00E949CC">
        <w:rPr>
          <w:i w:val="0"/>
        </w:rPr>
        <w:t>qcTypeLog</w:t>
      </w:r>
      <w:r w:rsidR="00A51C99">
        <w:t xml:space="preserve"> attribute </w:t>
      </w:r>
      <w:r w:rsidR="00A51C99" w:rsidRPr="00E949CC">
        <w:rPr>
          <w:b/>
        </w:rPr>
        <w:t>shall</w:t>
      </w:r>
      <w:r w:rsidR="00A51C99">
        <w:t xml:space="preserve"> be renamed </w:t>
      </w:r>
      <w:r w:rsidR="00A51C99" w:rsidRPr="00D34A98">
        <w:t>“qcTypeId”</w:t>
      </w:r>
    </w:p>
    <w:p w:rsidR="00E949CC" w:rsidRDefault="00E949CC" w:rsidP="00E949CC">
      <w:pPr>
        <w:pStyle w:val="Heading3"/>
        <w:rPr>
          <w:b w:val="0"/>
        </w:rPr>
      </w:pPr>
      <w:r w:rsidRPr="00D34A98">
        <w:t>acquisitionType</w:t>
      </w:r>
    </w:p>
    <w:p w:rsidR="00E949CC" w:rsidRDefault="00E949CC" w:rsidP="00E949CC">
      <w:pPr>
        <w:pStyle w:val="TAGcomments2"/>
        <w:numPr>
          <w:ilvl w:val="0"/>
          <w:numId w:val="37"/>
        </w:numPr>
      </w:pPr>
      <w:r>
        <w:t xml:space="preserve">An </w:t>
      </w:r>
      <w:r w:rsidRPr="00E949CC">
        <w:rPr>
          <w:i w:val="0"/>
        </w:rPr>
        <w:t>acquisitionType</w:t>
      </w:r>
      <w:r>
        <w:t xml:space="preserve"> </w:t>
      </w:r>
      <w:r w:rsidR="00D06928" w:rsidRPr="00D34A98">
        <w:t xml:space="preserve">reference entity </w:t>
      </w:r>
      <w:r w:rsidRPr="00E949CC">
        <w:rPr>
          <w:b/>
        </w:rPr>
        <w:t>shall</w:t>
      </w:r>
      <w:r>
        <w:t xml:space="preserve"> describe</w:t>
      </w:r>
      <w:r w:rsidR="00D06928" w:rsidRPr="00D34A98">
        <w:t xml:space="preserve"> the different acquisition types.</w:t>
      </w:r>
    </w:p>
    <w:p w:rsidR="00E949CC" w:rsidRDefault="00E949CC" w:rsidP="00E949CC">
      <w:pPr>
        <w:pStyle w:val="TAGcomments2"/>
        <w:numPr>
          <w:ilvl w:val="0"/>
          <w:numId w:val="37"/>
        </w:numPr>
      </w:pPr>
      <w:r>
        <w:t xml:space="preserve">The </w:t>
      </w:r>
      <w:r w:rsidRPr="00E949CC">
        <w:rPr>
          <w:i w:val="0"/>
        </w:rPr>
        <w:t>acquisitionType</w:t>
      </w:r>
      <w:r>
        <w:t xml:space="preserve"> attribute </w:t>
      </w:r>
      <w:r w:rsidRPr="00E949CC">
        <w:rPr>
          <w:b/>
        </w:rPr>
        <w:t>shall</w:t>
      </w:r>
      <w:r>
        <w:t xml:space="preserve"> </w:t>
      </w:r>
      <w:r w:rsidR="00D06928" w:rsidRPr="00D34A98">
        <w:t xml:space="preserve">specify the </w:t>
      </w:r>
      <w:r>
        <w:t>source where the data ca</w:t>
      </w:r>
      <w:r w:rsidR="00D06928" w:rsidRPr="00D34A98">
        <w:t>me from (e.g. GHCN, SASSCAL, etc.)</w:t>
      </w:r>
    </w:p>
    <w:p w:rsidR="00E949CC" w:rsidRDefault="00E949CC" w:rsidP="00E949CC">
      <w:pPr>
        <w:pStyle w:val="TAGcomments2"/>
        <w:numPr>
          <w:ilvl w:val="0"/>
          <w:numId w:val="37"/>
        </w:numPr>
      </w:pPr>
      <w:r>
        <w:t>A business r</w:t>
      </w:r>
      <w:r w:rsidR="00D34A98" w:rsidRPr="00D34A98">
        <w:t xml:space="preserve">ule </w:t>
      </w:r>
      <w:r w:rsidRPr="00E949CC">
        <w:rPr>
          <w:b/>
        </w:rPr>
        <w:t>should</w:t>
      </w:r>
      <w:r>
        <w:t xml:space="preserve"> be recommended </w:t>
      </w:r>
      <w:r w:rsidR="00D34A98" w:rsidRPr="00D34A98">
        <w:t xml:space="preserve">that specifies a list of priorities </w:t>
      </w:r>
      <w:r>
        <w:t xml:space="preserve">for </w:t>
      </w:r>
      <w:r w:rsidR="00D34A98" w:rsidRPr="00D34A98">
        <w:t>import data into the observationFinal</w:t>
      </w:r>
      <w:r>
        <w:t xml:space="preserve"> table</w:t>
      </w:r>
      <w:r w:rsidR="00D34A98" w:rsidRPr="00D34A98">
        <w:t xml:space="preserve">. This is to avoid that there will be more than one record for the same date/time, station and element. </w:t>
      </w:r>
      <w:r>
        <w:t>T</w:t>
      </w:r>
      <w:r w:rsidR="00D34A98" w:rsidRPr="00D34A98">
        <w:t xml:space="preserve">he highest priority </w:t>
      </w:r>
      <w:r w:rsidR="00D34A98" w:rsidRPr="00E949CC">
        <w:rPr>
          <w:b/>
        </w:rPr>
        <w:t>should</w:t>
      </w:r>
      <w:r w:rsidR="00D34A98" w:rsidRPr="00D34A98">
        <w:t xml:space="preserve"> be for the values coming from a Key Entry.</w:t>
      </w:r>
    </w:p>
    <w:p w:rsidR="00E949CC" w:rsidRPr="00E949CC" w:rsidRDefault="00E949CC" w:rsidP="00E949CC">
      <w:pPr>
        <w:pStyle w:val="Heading3"/>
        <w:rPr>
          <w:b w:val="0"/>
        </w:rPr>
      </w:pPr>
      <w:r w:rsidRPr="00D34A98">
        <w:t>capturedBy</w:t>
      </w:r>
    </w:p>
    <w:p w:rsidR="00993BFC" w:rsidRDefault="00993BFC" w:rsidP="00993BFC">
      <w:pPr>
        <w:pStyle w:val="TAGcomments2"/>
        <w:numPr>
          <w:ilvl w:val="0"/>
          <w:numId w:val="37"/>
        </w:numPr>
      </w:pPr>
      <w:r>
        <w:t xml:space="preserve">The capturedBy attribute in the observation entities </w:t>
      </w:r>
      <w:r w:rsidRPr="00993BFC">
        <w:rPr>
          <w:b/>
        </w:rPr>
        <w:t>shall</w:t>
      </w:r>
      <w:r>
        <w:t xml:space="preserve"> only be available to someone with the correct privileges or an </w:t>
      </w:r>
      <w:r w:rsidR="00D06928" w:rsidRPr="00D34A98">
        <w:t>administrator</w:t>
      </w:r>
      <w:r>
        <w:t>.</w:t>
      </w:r>
    </w:p>
    <w:p w:rsidR="00D06928" w:rsidRDefault="00993BFC" w:rsidP="00993BFC">
      <w:pPr>
        <w:pStyle w:val="TAGcomments2"/>
        <w:numPr>
          <w:ilvl w:val="0"/>
          <w:numId w:val="37"/>
        </w:numPr>
      </w:pPr>
      <w:r>
        <w:t xml:space="preserve">Values recorded in </w:t>
      </w:r>
      <w:r w:rsidR="00D06928" w:rsidRPr="00D34A98">
        <w:t xml:space="preserve">this attribute </w:t>
      </w:r>
      <w:r w:rsidRPr="00993BFC">
        <w:rPr>
          <w:b/>
        </w:rPr>
        <w:t>shall</w:t>
      </w:r>
      <w:r>
        <w:t xml:space="preserve"> </w:t>
      </w:r>
      <w:r w:rsidR="00D06928" w:rsidRPr="00D34A98">
        <w:t>be the user</w:t>
      </w:r>
      <w:r>
        <w:t xml:space="preserve">’s database username. A business rule may give suggestions on usernames being created as </w:t>
      </w:r>
      <w:r w:rsidR="00D06928" w:rsidRPr="00D34A98">
        <w:t>nickname (e.g. operator1)</w:t>
      </w:r>
      <w:r>
        <w:t>.</w:t>
      </w:r>
    </w:p>
    <w:p w:rsidR="002C5285" w:rsidRDefault="002C5285" w:rsidP="002C5285">
      <w:pPr>
        <w:pStyle w:val="Heading2"/>
      </w:pPr>
      <w:bookmarkStart w:id="6" w:name="_Toc418693885"/>
      <w:r w:rsidRPr="00D34A98">
        <w:t>dataForm</w:t>
      </w:r>
      <w:bookmarkEnd w:id="6"/>
    </w:p>
    <w:p w:rsidR="002C5285" w:rsidRDefault="002C5285" w:rsidP="002C5285">
      <w:pPr>
        <w:pStyle w:val="TAGcomments2"/>
        <w:numPr>
          <w:ilvl w:val="0"/>
          <w:numId w:val="46"/>
        </w:numPr>
      </w:pPr>
      <w:r>
        <w:t xml:space="preserve">The data model </w:t>
      </w:r>
      <w:r w:rsidRPr="00E949CC">
        <w:rPr>
          <w:b/>
        </w:rPr>
        <w:t>shall</w:t>
      </w:r>
      <w:r>
        <w:t xml:space="preserve"> have a </w:t>
      </w:r>
      <w:r w:rsidRPr="00D34A98">
        <w:t xml:space="preserve">reference table to describe the different forms </w:t>
      </w:r>
      <w:r>
        <w:t xml:space="preserve">that are </w:t>
      </w:r>
      <w:r w:rsidRPr="00D34A98">
        <w:t>available</w:t>
      </w:r>
      <w:r>
        <w:t>.</w:t>
      </w:r>
    </w:p>
    <w:p w:rsidR="0009116D" w:rsidRDefault="0009116D" w:rsidP="0009116D">
      <w:pPr>
        <w:pStyle w:val="Heading2"/>
      </w:pPr>
      <w:bookmarkStart w:id="7" w:name="_Toc418693886"/>
      <w:r>
        <w:t>Station</w:t>
      </w:r>
      <w:bookmarkEnd w:id="7"/>
    </w:p>
    <w:p w:rsidR="0009116D" w:rsidRDefault="002C5285" w:rsidP="0009116D">
      <w:pPr>
        <w:pStyle w:val="Heading3"/>
        <w:rPr>
          <w:b w:val="0"/>
        </w:rPr>
      </w:pPr>
      <w:r>
        <w:t>stationI</w:t>
      </w:r>
      <w:r w:rsidR="0009116D" w:rsidRPr="00D34A98">
        <w:t>d</w:t>
      </w:r>
    </w:p>
    <w:p w:rsidR="0009116D" w:rsidRDefault="0009116D" w:rsidP="002C5285">
      <w:pPr>
        <w:pStyle w:val="TAGcomments2"/>
        <w:numPr>
          <w:ilvl w:val="0"/>
          <w:numId w:val="46"/>
        </w:numPr>
      </w:pPr>
      <w:r w:rsidRPr="0009116D">
        <w:rPr>
          <w:i w:val="0"/>
        </w:rPr>
        <w:t>stationId</w:t>
      </w:r>
      <w:r>
        <w:t xml:space="preserve"> </w:t>
      </w:r>
      <w:r w:rsidRPr="0009116D">
        <w:rPr>
          <w:b/>
        </w:rPr>
        <w:t>shall</w:t>
      </w:r>
      <w:r>
        <w:t xml:space="preserve"> used instead of </w:t>
      </w:r>
      <w:r w:rsidRPr="0009116D">
        <w:rPr>
          <w:i w:val="0"/>
        </w:rPr>
        <w:t>id</w:t>
      </w:r>
    </w:p>
    <w:p w:rsidR="0009116D" w:rsidRDefault="0009116D" w:rsidP="002C5285">
      <w:pPr>
        <w:pStyle w:val="TAGcomments2"/>
        <w:numPr>
          <w:ilvl w:val="0"/>
          <w:numId w:val="46"/>
        </w:numPr>
      </w:pPr>
      <w:r>
        <w:t xml:space="preserve">A review </w:t>
      </w:r>
      <w:r w:rsidRPr="002C5285">
        <w:rPr>
          <w:b/>
        </w:rPr>
        <w:t>shall</w:t>
      </w:r>
      <w:r>
        <w:t xml:space="preserve"> be conducted of the attributes in the </w:t>
      </w:r>
      <w:r w:rsidRPr="0009116D">
        <w:rPr>
          <w:i w:val="0"/>
        </w:rPr>
        <w:t>station</w:t>
      </w:r>
      <w:r>
        <w:t xml:space="preserve">, </w:t>
      </w:r>
      <w:r w:rsidRPr="0009116D">
        <w:rPr>
          <w:i w:val="0"/>
        </w:rPr>
        <w:t>stationLocationHistory</w:t>
      </w:r>
      <w:r>
        <w:t xml:space="preserve"> and </w:t>
      </w:r>
      <w:r w:rsidRPr="0009116D">
        <w:rPr>
          <w:i w:val="0"/>
        </w:rPr>
        <w:t>station</w:t>
      </w:r>
      <w:r w:rsidRPr="0009116D">
        <w:rPr>
          <w:i w:val="0"/>
          <w:u w:val="single"/>
        </w:rPr>
        <w:t>q</w:t>
      </w:r>
      <w:r w:rsidRPr="0009116D">
        <w:rPr>
          <w:i w:val="0"/>
        </w:rPr>
        <w:t>ualifier</w:t>
      </w:r>
      <w:r>
        <w:t xml:space="preserve"> entities (see also section 2.3). E.g. Consider whether the </w:t>
      </w:r>
      <w:r w:rsidR="00646B3A" w:rsidRPr="0009116D">
        <w:rPr>
          <w:i w:val="0"/>
        </w:rPr>
        <w:t>latitude</w:t>
      </w:r>
      <w:r w:rsidR="00646B3A">
        <w:t xml:space="preserve"> and </w:t>
      </w:r>
      <w:r w:rsidR="00646B3A" w:rsidRPr="0009116D">
        <w:rPr>
          <w:i w:val="0"/>
        </w:rPr>
        <w:t>longitude</w:t>
      </w:r>
      <w:r w:rsidR="00646B3A">
        <w:t xml:space="preserve"> of the current station </w:t>
      </w:r>
      <w:r>
        <w:t xml:space="preserve">should be stored in the </w:t>
      </w:r>
      <w:r w:rsidR="00646B3A" w:rsidRPr="0009116D">
        <w:rPr>
          <w:i w:val="0"/>
        </w:rPr>
        <w:t>station</w:t>
      </w:r>
      <w:r w:rsidR="00646B3A">
        <w:t xml:space="preserve"> entity or in the </w:t>
      </w:r>
      <w:r w:rsidRPr="0009116D">
        <w:rPr>
          <w:i w:val="0"/>
        </w:rPr>
        <w:t>stationLocationHistory</w:t>
      </w:r>
      <w:r>
        <w:t xml:space="preserve"> entity.</w:t>
      </w:r>
    </w:p>
    <w:p w:rsidR="002C5285" w:rsidRDefault="002C5285" w:rsidP="002C5285">
      <w:pPr>
        <w:pStyle w:val="Heading2"/>
      </w:pPr>
      <w:bookmarkStart w:id="8" w:name="_Toc418693887"/>
      <w:r>
        <w:t>obs</w:t>
      </w:r>
      <w:r w:rsidR="00D87D2A">
        <w:rPr>
          <w:u w:val="single"/>
        </w:rPr>
        <w:t>E</w:t>
      </w:r>
      <w:r>
        <w:t>lement</w:t>
      </w:r>
      <w:bookmarkEnd w:id="8"/>
    </w:p>
    <w:p w:rsidR="00D87D2A" w:rsidRDefault="00D87D2A" w:rsidP="00D87D2A">
      <w:pPr>
        <w:pStyle w:val="TAGcomments2"/>
        <w:numPr>
          <w:ilvl w:val="0"/>
          <w:numId w:val="46"/>
        </w:numPr>
      </w:pPr>
      <w:r>
        <w:t xml:space="preserve">The software </w:t>
      </w:r>
      <w:r w:rsidRPr="00D87D2A">
        <w:rPr>
          <w:b/>
        </w:rPr>
        <w:t>shall</w:t>
      </w:r>
      <w:r>
        <w:t xml:space="preserve"> continue to keep</w:t>
      </w:r>
      <w:r w:rsidR="00806C53" w:rsidRPr="00D34A98">
        <w:t xml:space="preserve"> a meaningful name of </w:t>
      </w:r>
      <w:r>
        <w:t xml:space="preserve">each </w:t>
      </w:r>
      <w:r w:rsidR="00806C53" w:rsidRPr="00D34A98">
        <w:t>element</w:t>
      </w:r>
    </w:p>
    <w:p w:rsidR="00D87D2A" w:rsidRDefault="00D87D2A" w:rsidP="00D87D2A">
      <w:pPr>
        <w:pStyle w:val="TAGcomments2"/>
        <w:numPr>
          <w:ilvl w:val="0"/>
          <w:numId w:val="46"/>
        </w:numPr>
      </w:pPr>
      <w:r>
        <w:t>C</w:t>
      </w:r>
      <w:r w:rsidR="00806C53" w:rsidRPr="00D34A98">
        <w:t xml:space="preserve">ommas and semicolons </w:t>
      </w:r>
      <w:r w:rsidRPr="00D87D2A">
        <w:rPr>
          <w:b/>
        </w:rPr>
        <w:t>shall</w:t>
      </w:r>
      <w:r>
        <w:t xml:space="preserve"> be removed </w:t>
      </w:r>
      <w:r w:rsidR="00806C53" w:rsidRPr="00D34A98">
        <w:t xml:space="preserve">from element names and descriptions. </w:t>
      </w:r>
      <w:r>
        <w:t>U</w:t>
      </w:r>
      <w:r w:rsidR="00806C53" w:rsidRPr="00D34A98">
        <w:t xml:space="preserve">nderscore </w:t>
      </w:r>
      <w:r w:rsidRPr="00D87D2A">
        <w:rPr>
          <w:b/>
        </w:rPr>
        <w:t>shall</w:t>
      </w:r>
      <w:r>
        <w:t xml:space="preserve"> be used </w:t>
      </w:r>
      <w:r w:rsidR="00806C53" w:rsidRPr="00D34A98">
        <w:t>instead.</w:t>
      </w:r>
    </w:p>
    <w:p w:rsidR="00D87D2A" w:rsidRDefault="00D87D2A" w:rsidP="00D87D2A">
      <w:pPr>
        <w:pStyle w:val="Heading3"/>
        <w:rPr>
          <w:b w:val="0"/>
        </w:rPr>
      </w:pPr>
      <w:r>
        <w:t>elementId</w:t>
      </w:r>
    </w:p>
    <w:p w:rsidR="00D87D2A" w:rsidRPr="00D87D2A" w:rsidRDefault="00D87D2A" w:rsidP="00D87D2A">
      <w:pPr>
        <w:pStyle w:val="TAGcomments2"/>
        <w:numPr>
          <w:ilvl w:val="0"/>
          <w:numId w:val="46"/>
        </w:numPr>
      </w:pPr>
      <w:r>
        <w:t xml:space="preserve">The </w:t>
      </w:r>
      <w:r w:rsidRPr="00D87D2A">
        <w:rPr>
          <w:i w:val="0"/>
        </w:rPr>
        <w:t>code</w:t>
      </w:r>
      <w:r>
        <w:t xml:space="preserve"> attribute </w:t>
      </w:r>
      <w:r w:rsidRPr="00D87D2A">
        <w:rPr>
          <w:b/>
        </w:rPr>
        <w:t>shall</w:t>
      </w:r>
      <w:r>
        <w:t xml:space="preserve"> be renamed </w:t>
      </w:r>
      <w:r w:rsidRPr="00D87D2A">
        <w:rPr>
          <w:i w:val="0"/>
        </w:rPr>
        <w:t>elementId</w:t>
      </w:r>
      <w:r>
        <w:rPr>
          <w:i w:val="0"/>
        </w:rPr>
        <w:t>.</w:t>
      </w:r>
    </w:p>
    <w:p w:rsidR="00D87D2A" w:rsidRPr="00D87D2A" w:rsidRDefault="00D87D2A" w:rsidP="00D87D2A">
      <w:pPr>
        <w:pStyle w:val="Heading3"/>
        <w:rPr>
          <w:b w:val="0"/>
        </w:rPr>
      </w:pPr>
      <w:r w:rsidRPr="00D34A98">
        <w:t>abbreviation</w:t>
      </w:r>
    </w:p>
    <w:p w:rsidR="00D87D2A" w:rsidRDefault="00D87D2A" w:rsidP="00D87D2A">
      <w:pPr>
        <w:pStyle w:val="TAGcomments2"/>
        <w:numPr>
          <w:ilvl w:val="0"/>
          <w:numId w:val="46"/>
        </w:numPr>
      </w:pPr>
      <w:r>
        <w:t xml:space="preserve">The </w:t>
      </w:r>
      <w:r w:rsidR="00646B3A" w:rsidRPr="00D87D2A">
        <w:rPr>
          <w:i w:val="0"/>
        </w:rPr>
        <w:t>abbreviation</w:t>
      </w:r>
      <w:r w:rsidR="00646B3A" w:rsidRPr="00646B3A">
        <w:t xml:space="preserve"> attribute </w:t>
      </w:r>
      <w:r w:rsidRPr="00D87D2A">
        <w:rPr>
          <w:b/>
        </w:rPr>
        <w:t>shall</w:t>
      </w:r>
      <w:r>
        <w:t xml:space="preserve"> be unique (e.g. the element </w:t>
      </w:r>
      <w:r w:rsidRPr="00D87D2A">
        <w:rPr>
          <w:i w:val="0"/>
        </w:rPr>
        <w:t>PRECIP</w:t>
      </w:r>
      <w:r w:rsidR="00646B3A" w:rsidRPr="00646B3A">
        <w:t xml:space="preserve"> </w:t>
      </w:r>
      <w:r>
        <w:t xml:space="preserve">currently </w:t>
      </w:r>
      <w:r w:rsidR="00646B3A" w:rsidRPr="00646B3A">
        <w:t>appears two time</w:t>
      </w:r>
      <w:r>
        <w:t>s in the table,</w:t>
      </w:r>
      <w:r w:rsidR="00646B3A" w:rsidRPr="00646B3A">
        <w:t xml:space="preserve"> on</w:t>
      </w:r>
      <w:r>
        <w:t>c</w:t>
      </w:r>
      <w:r w:rsidR="00646B3A" w:rsidRPr="00646B3A">
        <w:t xml:space="preserve">e </w:t>
      </w:r>
      <w:r>
        <w:t xml:space="preserve">corresponding to code 5, and again as code </w:t>
      </w:r>
      <w:r w:rsidR="00646B3A" w:rsidRPr="00646B3A">
        <w:t>104</w:t>
      </w:r>
      <w:r>
        <w:t>.</w:t>
      </w:r>
    </w:p>
    <w:p w:rsidR="00D87D2A" w:rsidRDefault="00D87D2A" w:rsidP="00D87D2A">
      <w:pPr>
        <w:pStyle w:val="TAGcomments2"/>
        <w:numPr>
          <w:ilvl w:val="0"/>
          <w:numId w:val="46"/>
        </w:numPr>
      </w:pPr>
      <w:r>
        <w:lastRenderedPageBreak/>
        <w:t xml:space="preserve">The </w:t>
      </w:r>
      <w:r w:rsidR="00646B3A" w:rsidRPr="00D34A98">
        <w:t xml:space="preserve">description </w:t>
      </w:r>
      <w:r>
        <w:t xml:space="preserve">for </w:t>
      </w:r>
      <w:r w:rsidR="00646B3A" w:rsidRPr="00D34A98">
        <w:t>each element</w:t>
      </w:r>
      <w:r>
        <w:t xml:space="preserve"> </w:t>
      </w:r>
      <w:r w:rsidRPr="00D87D2A">
        <w:rPr>
          <w:b/>
        </w:rPr>
        <w:t>shall</w:t>
      </w:r>
      <w:r>
        <w:t xml:space="preserve"> be reviewed and where possible improved.</w:t>
      </w:r>
    </w:p>
    <w:p w:rsidR="00D87D2A" w:rsidRDefault="00D87D2A" w:rsidP="00D87D2A">
      <w:pPr>
        <w:pStyle w:val="TAGcomments2"/>
        <w:numPr>
          <w:ilvl w:val="0"/>
          <w:numId w:val="46"/>
        </w:numPr>
      </w:pPr>
      <w:r>
        <w:t xml:space="preserve">The list of available </w:t>
      </w:r>
      <w:r w:rsidR="00646B3A" w:rsidRPr="00D34A98">
        <w:t>elements</w:t>
      </w:r>
      <w:r>
        <w:t xml:space="preserve"> </w:t>
      </w:r>
      <w:r w:rsidRPr="00D87D2A">
        <w:rPr>
          <w:b/>
        </w:rPr>
        <w:t>should</w:t>
      </w:r>
      <w:r>
        <w:t xml:space="preserve"> be reviewed</w:t>
      </w:r>
      <w:r w:rsidR="00646B3A" w:rsidRPr="00D34A98">
        <w:t xml:space="preserve">, </w:t>
      </w:r>
      <w:r>
        <w:t>this may be postponed until a future version.</w:t>
      </w:r>
    </w:p>
    <w:p w:rsidR="00D87D2A" w:rsidRPr="00D87D2A" w:rsidRDefault="00D87D2A" w:rsidP="00D87D2A">
      <w:pPr>
        <w:pStyle w:val="Heading3"/>
        <w:rPr>
          <w:b w:val="0"/>
        </w:rPr>
      </w:pPr>
      <w:r w:rsidRPr="00D34A98">
        <w:t>units</w:t>
      </w:r>
    </w:p>
    <w:p w:rsidR="00D87D2A" w:rsidRDefault="00D87D2A" w:rsidP="00D87D2A">
      <w:pPr>
        <w:pStyle w:val="TAGcomments2"/>
        <w:numPr>
          <w:ilvl w:val="0"/>
          <w:numId w:val="46"/>
        </w:numPr>
      </w:pPr>
      <w:r>
        <w:t>O</w:t>
      </w:r>
      <w:r w:rsidR="00646B3A" w:rsidRPr="00D34A98">
        <w:t xml:space="preserve">bservations </w:t>
      </w:r>
      <w:r w:rsidRPr="00D87D2A">
        <w:rPr>
          <w:b/>
        </w:rPr>
        <w:t>shall</w:t>
      </w:r>
      <w:r>
        <w:t xml:space="preserve"> </w:t>
      </w:r>
      <w:r w:rsidR="00646B3A" w:rsidRPr="00D34A98">
        <w:t xml:space="preserve">always </w:t>
      </w:r>
      <w:r>
        <w:t xml:space="preserve">be stored </w:t>
      </w:r>
      <w:r w:rsidR="00646B3A" w:rsidRPr="00D34A98">
        <w:t>in the same units</w:t>
      </w:r>
      <w:r>
        <w:t xml:space="preserve"> as defined</w:t>
      </w:r>
      <w:r w:rsidR="00646B3A" w:rsidRPr="00D34A98">
        <w:t xml:space="preserve">. </w:t>
      </w:r>
      <w:r>
        <w:t xml:space="preserve">A capability </w:t>
      </w:r>
      <w:r w:rsidRPr="00D87D2A">
        <w:rPr>
          <w:b/>
        </w:rPr>
        <w:t>shall</w:t>
      </w:r>
      <w:r>
        <w:t xml:space="preserve"> exist </w:t>
      </w:r>
      <w:r w:rsidR="00646B3A" w:rsidRPr="00D34A98">
        <w:t xml:space="preserve">to convert </w:t>
      </w:r>
      <w:r>
        <w:t xml:space="preserve">among </w:t>
      </w:r>
      <w:r w:rsidR="00646B3A" w:rsidRPr="00D34A98">
        <w:t>units, when the observations are entered in other units.</w:t>
      </w:r>
    </w:p>
    <w:p w:rsidR="00D87D2A" w:rsidRPr="00D87D2A" w:rsidRDefault="00D87D2A" w:rsidP="00D87D2A">
      <w:pPr>
        <w:pStyle w:val="Heading3"/>
        <w:rPr>
          <w:b w:val="0"/>
        </w:rPr>
      </w:pPr>
      <w:r w:rsidRPr="00D34A98">
        <w:t>element</w:t>
      </w:r>
      <w:r w:rsidRPr="00D87D2A">
        <w:rPr>
          <w:u w:val="single"/>
        </w:rPr>
        <w:t>T</w:t>
      </w:r>
      <w:r w:rsidRPr="00D34A98">
        <w:t>ype</w:t>
      </w:r>
    </w:p>
    <w:p w:rsidR="00D87D2A" w:rsidRDefault="00D87D2A" w:rsidP="00D87D2A">
      <w:pPr>
        <w:pStyle w:val="TAGcomments2"/>
        <w:numPr>
          <w:ilvl w:val="0"/>
          <w:numId w:val="46"/>
        </w:numPr>
      </w:pPr>
      <w:r>
        <w:t xml:space="preserve">This attribute </w:t>
      </w:r>
      <w:r w:rsidRPr="00D87D2A">
        <w:rPr>
          <w:b/>
        </w:rPr>
        <w:t>should</w:t>
      </w:r>
      <w:r>
        <w:t xml:space="preserve"> be used as a descriptor of </w:t>
      </w:r>
      <w:r w:rsidR="00646B3A" w:rsidRPr="00D87D2A">
        <w:rPr>
          <w:i w:val="0"/>
        </w:rPr>
        <w:t>atmospheric</w:t>
      </w:r>
      <w:r>
        <w:t xml:space="preserve">, </w:t>
      </w:r>
      <w:r w:rsidR="00646B3A" w:rsidRPr="00D87D2A">
        <w:rPr>
          <w:i w:val="0"/>
        </w:rPr>
        <w:t>terrestrial</w:t>
      </w:r>
      <w:r>
        <w:t xml:space="preserve"> or </w:t>
      </w:r>
      <w:r w:rsidR="00646B3A" w:rsidRPr="00D87D2A">
        <w:rPr>
          <w:i w:val="0"/>
        </w:rPr>
        <w:t>oceanic</w:t>
      </w:r>
      <w:r w:rsidR="00646B3A" w:rsidRPr="00D34A98">
        <w:t>,</w:t>
      </w:r>
      <w:r w:rsidR="00C21761" w:rsidRPr="00D34A98">
        <w:t xml:space="preserve"> </w:t>
      </w:r>
      <w:r w:rsidR="00646B3A" w:rsidRPr="00D34A98">
        <w:t>following the nomenclature given by the Essential Climate Variables (ECV) of GCOS.</w:t>
      </w:r>
    </w:p>
    <w:p w:rsidR="00D87D2A" w:rsidRDefault="00D87D2A" w:rsidP="00D87D2A">
      <w:pPr>
        <w:pStyle w:val="Heading3"/>
      </w:pPr>
      <w:r w:rsidRPr="00D34A98">
        <w:t>total</w:t>
      </w:r>
    </w:p>
    <w:p w:rsidR="008F0D33" w:rsidRDefault="00D87D2A" w:rsidP="008F0D33">
      <w:pPr>
        <w:pStyle w:val="TAGcomments2"/>
        <w:numPr>
          <w:ilvl w:val="0"/>
          <w:numId w:val="46"/>
        </w:numPr>
      </w:pPr>
      <w:r>
        <w:t xml:space="preserve">The </w:t>
      </w:r>
      <w:r w:rsidRPr="00D87D2A">
        <w:rPr>
          <w:i w:val="0"/>
        </w:rPr>
        <w:t>total</w:t>
      </w:r>
      <w:r>
        <w:t xml:space="preserve"> attribute </w:t>
      </w:r>
      <w:r w:rsidRPr="00D87D2A">
        <w:rPr>
          <w:b/>
        </w:rPr>
        <w:t>shall</w:t>
      </w:r>
      <w:r>
        <w:t xml:space="preserve"> be r</w:t>
      </w:r>
      <w:r w:rsidR="00C21761">
        <w:t xml:space="preserve">emoved </w:t>
      </w:r>
      <w:r>
        <w:t xml:space="preserve">from the </w:t>
      </w:r>
      <w:r w:rsidRPr="00D87D2A">
        <w:rPr>
          <w:i w:val="0"/>
        </w:rPr>
        <w:t>o</w:t>
      </w:r>
      <w:r w:rsidR="00646B3A" w:rsidRPr="00D87D2A">
        <w:rPr>
          <w:i w:val="0"/>
        </w:rPr>
        <w:t>bsElement</w:t>
      </w:r>
      <w:r>
        <w:t xml:space="preserve"> entity</w:t>
      </w:r>
      <w:r w:rsidR="00646B3A">
        <w:t>, since it is used for QC but it is not a qualifier of the observation.</w:t>
      </w:r>
    </w:p>
    <w:p w:rsidR="008F0D33" w:rsidRPr="008F0D33" w:rsidRDefault="008F0D33" w:rsidP="008F0D33">
      <w:pPr>
        <w:pStyle w:val="Heading3"/>
        <w:rPr>
          <w:b w:val="0"/>
        </w:rPr>
      </w:pPr>
      <w:r w:rsidRPr="00D34A98">
        <w:t>selected</w:t>
      </w:r>
    </w:p>
    <w:p w:rsidR="008F0D33" w:rsidRDefault="008F0D33" w:rsidP="008F0D33">
      <w:pPr>
        <w:pStyle w:val="TAGcomments2"/>
        <w:numPr>
          <w:ilvl w:val="0"/>
          <w:numId w:val="46"/>
        </w:numPr>
      </w:pPr>
      <w:r>
        <w:t xml:space="preserve">The </w:t>
      </w:r>
      <w:r w:rsidRPr="008F0D33">
        <w:rPr>
          <w:i w:val="0"/>
        </w:rPr>
        <w:t>selected</w:t>
      </w:r>
      <w:r>
        <w:rPr>
          <w:i w:val="0"/>
        </w:rPr>
        <w:t xml:space="preserve"> attribute </w:t>
      </w:r>
      <w:r w:rsidRPr="008F0D33">
        <w:rPr>
          <w:b/>
          <w:i w:val="0"/>
        </w:rPr>
        <w:t>shall</w:t>
      </w:r>
      <w:r>
        <w:rPr>
          <w:i w:val="0"/>
        </w:rPr>
        <w:t xml:space="preserve"> be </w:t>
      </w:r>
      <w:r>
        <w:t>r</w:t>
      </w:r>
      <w:r w:rsidR="00C21761">
        <w:t>emoved f</w:t>
      </w:r>
      <w:r w:rsidR="00646B3A">
        <w:t xml:space="preserve">rom the </w:t>
      </w:r>
      <w:r w:rsidRPr="008F0D33">
        <w:rPr>
          <w:i w:val="0"/>
        </w:rPr>
        <w:t>obsElement</w:t>
      </w:r>
      <w:r>
        <w:t xml:space="preserve"> entity</w:t>
      </w:r>
      <w:r w:rsidR="00646B3A">
        <w:t>, since it is not a qualifier of the observation.</w:t>
      </w:r>
    </w:p>
    <w:p w:rsidR="008F0D33" w:rsidRDefault="008F0D33" w:rsidP="008F0D33">
      <w:pPr>
        <w:pStyle w:val="Heading2"/>
      </w:pPr>
      <w:bookmarkStart w:id="9" w:name="_Toc418693888"/>
      <w:r>
        <w:t>obsDateTime</w:t>
      </w:r>
      <w:bookmarkEnd w:id="9"/>
    </w:p>
    <w:p w:rsidR="008F0D33" w:rsidRDefault="008F0D33" w:rsidP="008F0D33">
      <w:pPr>
        <w:pStyle w:val="TAGcomments2"/>
        <w:numPr>
          <w:ilvl w:val="0"/>
          <w:numId w:val="46"/>
        </w:numPr>
      </w:pPr>
      <w:r>
        <w:t xml:space="preserve">The </w:t>
      </w:r>
      <w:r w:rsidRPr="008F0D33">
        <w:rPr>
          <w:i w:val="0"/>
        </w:rPr>
        <w:t>obsDateTime</w:t>
      </w:r>
      <w:r>
        <w:t xml:space="preserve"> entity </w:t>
      </w:r>
      <w:r w:rsidRPr="008F0D33">
        <w:rPr>
          <w:b/>
        </w:rPr>
        <w:t>shall</w:t>
      </w:r>
      <w:r>
        <w:t xml:space="preserve"> be removed</w:t>
      </w:r>
    </w:p>
    <w:p w:rsidR="008F0D33" w:rsidRPr="008F0D33" w:rsidRDefault="008F0D33" w:rsidP="008F0D33">
      <w:pPr>
        <w:pStyle w:val="Heading2"/>
        <w:rPr>
          <w:bCs w:val="0"/>
        </w:rPr>
      </w:pPr>
      <w:bookmarkStart w:id="10" w:name="_Toc418693889"/>
      <w:r>
        <w:t>obsLevel</w:t>
      </w:r>
      <w:bookmarkEnd w:id="10"/>
    </w:p>
    <w:p w:rsidR="008F0D33" w:rsidRDefault="008F0D33" w:rsidP="008F0D33">
      <w:pPr>
        <w:pStyle w:val="TAGcomments2"/>
        <w:numPr>
          <w:ilvl w:val="0"/>
          <w:numId w:val="46"/>
        </w:numPr>
      </w:pPr>
      <w:r>
        <w:t xml:space="preserve">The </w:t>
      </w:r>
      <w:r w:rsidRPr="008F0D33">
        <w:rPr>
          <w:i w:val="0"/>
        </w:rPr>
        <w:t>obsLevel</w:t>
      </w:r>
      <w:r>
        <w:t xml:space="preserve"> entity </w:t>
      </w:r>
      <w:r w:rsidRPr="008F0D33">
        <w:rPr>
          <w:b/>
        </w:rPr>
        <w:t>shall</w:t>
      </w:r>
      <w:r>
        <w:t xml:space="preserve"> be removed</w:t>
      </w:r>
    </w:p>
    <w:p w:rsidR="008F0D33" w:rsidRDefault="008F0D33" w:rsidP="008F0D33">
      <w:pPr>
        <w:pStyle w:val="Heading2"/>
      </w:pPr>
      <w:bookmarkStart w:id="11" w:name="_Toc418693890"/>
      <w:r w:rsidRPr="008F0D33">
        <w:t>upperAirObs</w:t>
      </w:r>
      <w:bookmarkEnd w:id="11"/>
    </w:p>
    <w:p w:rsidR="008F0D33" w:rsidRPr="00D34A98" w:rsidRDefault="008F0D33" w:rsidP="008F0D33">
      <w:pPr>
        <w:pStyle w:val="TAGcomments2"/>
        <w:numPr>
          <w:ilvl w:val="0"/>
          <w:numId w:val="46"/>
        </w:numPr>
      </w:pPr>
      <w:r>
        <w:t xml:space="preserve">A new entity </w:t>
      </w:r>
      <w:r w:rsidRPr="003B4810">
        <w:rPr>
          <w:b/>
        </w:rPr>
        <w:t>shall</w:t>
      </w:r>
      <w:r>
        <w:t xml:space="preserve"> be created </w:t>
      </w:r>
      <w:r w:rsidRPr="00D34A98">
        <w:t>for upper air obser</w:t>
      </w:r>
      <w:r>
        <w:t>v</w:t>
      </w:r>
      <w:r w:rsidRPr="00D34A98">
        <w:t>ations</w:t>
      </w:r>
      <w:r>
        <w:t xml:space="preserve">. The </w:t>
      </w:r>
      <w:r w:rsidRPr="003B4810">
        <w:rPr>
          <w:i w:val="0"/>
        </w:rPr>
        <w:t>obsLevel</w:t>
      </w:r>
      <w:r w:rsidRPr="00D34A98">
        <w:t xml:space="preserve"> attribute won’t be represented in the observation entities</w:t>
      </w:r>
      <w:r>
        <w:t xml:space="preserve">. A further review </w:t>
      </w:r>
      <w:r w:rsidRPr="003B4810">
        <w:rPr>
          <w:b/>
        </w:rPr>
        <w:t>shall</w:t>
      </w:r>
      <w:r>
        <w:t xml:space="preserve"> be conducted on how </w:t>
      </w:r>
      <w:r w:rsidRPr="00D34A98">
        <w:t>to design the new entity</w:t>
      </w:r>
      <w:r>
        <w:t>.</w:t>
      </w:r>
      <w:r w:rsidR="003B4810">
        <w:t xml:space="preserve"> </w:t>
      </w:r>
      <w:r w:rsidRPr="00D34A98">
        <w:t>Example given by Steve Palmer:</w:t>
      </w:r>
    </w:p>
    <w:p w:rsidR="008F0D33" w:rsidRPr="003B4810" w:rsidRDefault="00BF3660" w:rsidP="003B4810">
      <w:pPr>
        <w:pStyle w:val="TAGcomments"/>
        <w:rPr>
          <w:bCs/>
        </w:rPr>
      </w:pPr>
      <w:r w:rsidRPr="00BF3660">
        <w:rPr>
          <w:b/>
          <w:noProof/>
          <w:color w:val="31849B" w:themeColor="accent5" w:themeShade="BF"/>
          <w:lang w:val="en-US" w:eastAsia="en-US"/>
        </w:rPr>
      </w:r>
      <w:r w:rsidRPr="00BF3660">
        <w:rPr>
          <w:b/>
          <w:noProof/>
          <w:color w:val="31849B" w:themeColor="accent5" w:themeShade="BF"/>
          <w:lang w:val="en-US" w:eastAsia="en-US"/>
        </w:rPr>
        <w:pict>
          <v:group id="Gruppieren 10" o:spid="_x0000_s1046" style="width:144.75pt;height:183.75pt;mso-position-horizontal-relative:char;mso-position-vertical-relative:line" coordorigin=",69163" coordsize="18383,1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">
            <v:rect id="Rechteck 5" o:spid="_x0000_s1047" style="position:absolute;top:69163;width:18383;height:25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18IA&#10;AADaAAAADwAAAGRycy9kb3ducmV2LnhtbESPQWvCQBSE74X+h+UJ3urGg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j/XwgAAANoAAAAPAAAAAAAAAAAAAAAAAJgCAABkcnMvZG93&#10;bnJldi54bWxQSwUGAAAAAAQABAD1AAAAhwMAAAAA&#10;" fillcolor="white [3201]" strokecolor="#f79646 [3209]" strokeweight="2pt">
              <v:textbox style="mso-next-textbox:#Rechteck 5">
                <w:txbxContent>
                  <w:p w:rsidR="00AC3F0B" w:rsidRPr="00257BAD" w:rsidRDefault="00AC3F0B" w:rsidP="008F0D33">
                    <w:pPr>
                      <w:rPr>
                        <w:lang w:val="en-US"/>
                      </w:rPr>
                    </w:pPr>
                    <w:proofErr w:type="spellStart"/>
                    <w:proofErr w:type="gramStart"/>
                    <w:r>
                      <w:rPr>
                        <w:lang w:val="en-US"/>
                      </w:rPr>
                      <w:t>upperAirObs</w:t>
                    </w:r>
                    <w:proofErr w:type="spellEnd"/>
                    <w:proofErr w:type="gramEnd"/>
                    <w:r w:rsidRPr="00257BAD">
                      <w:rPr>
                        <w:lang w:val="en-US"/>
                      </w:rPr>
                      <w:br/>
                    </w:r>
                    <w:proofErr w:type="spellStart"/>
                    <w:r w:rsidRPr="00257BAD">
                      <w:rPr>
                        <w:lang w:val="en-US"/>
                      </w:rPr>
                      <w:t>describedBy</w:t>
                    </w:r>
                    <w:proofErr w:type="spellEnd"/>
                    <w:r w:rsidRPr="00257BAD">
                      <w:rPr>
                        <w:lang w:val="en-US"/>
                      </w:rPr>
                      <w:br/>
                    </w:r>
                    <w:proofErr w:type="spellStart"/>
                    <w:r w:rsidRPr="00257BAD">
                      <w:rPr>
                        <w:lang w:val="en-US"/>
                      </w:rPr>
                      <w:t>uAObsDateTime</w:t>
                    </w:r>
                    <w:proofErr w:type="spellEnd"/>
                    <w:r w:rsidRPr="00257BAD">
                      <w:rPr>
                        <w:lang w:val="en-US"/>
                      </w:rPr>
                      <w:br/>
                    </w:r>
                    <w:proofErr w:type="spellStart"/>
                    <w:r w:rsidRPr="00257BAD">
                      <w:rPr>
                        <w:lang w:val="en-US"/>
                      </w:rPr>
                      <w:t>obsLevel</w:t>
                    </w:r>
                    <w:proofErr w:type="spellEnd"/>
                    <w:r w:rsidRPr="00257BAD">
                      <w:rPr>
                        <w:lang w:val="en-US"/>
                      </w:rPr>
                      <w:br/>
                    </w:r>
                    <w:proofErr w:type="spellStart"/>
                    <w:r w:rsidRPr="00257BAD">
                      <w:rPr>
                        <w:lang w:val="en-US"/>
                      </w:rPr>
                      <w:t>obsLocatio</w:t>
                    </w:r>
                    <w:r>
                      <w:rPr>
                        <w:lang w:val="en-US"/>
                      </w:rPr>
                      <w:t>nLat</w:t>
                    </w:r>
                    <w:proofErr w:type="spellEnd"/>
                    <w:r>
                      <w:rPr>
                        <w:lang w:val="en-US"/>
                      </w:rPr>
                      <w:br/>
                    </w:r>
                    <w:proofErr w:type="spellStart"/>
                    <w:r>
                      <w:rPr>
                        <w:lang w:val="en-US"/>
                      </w:rPr>
                      <w:t>obsLocationLon</w:t>
                    </w:r>
                    <w:proofErr w:type="spellEnd"/>
                    <w:r>
                      <w:rPr>
                        <w:lang w:val="en-US"/>
                      </w:rPr>
                      <w:br/>
                    </w:r>
                    <w:proofErr w:type="spellStart"/>
                    <w:r>
                      <w:rPr>
                        <w:lang w:val="en-US"/>
                      </w:rPr>
                      <w:t>QCStatus</w:t>
                    </w:r>
                    <w:proofErr w:type="spellEnd"/>
                    <w:r>
                      <w:rPr>
                        <w:lang w:val="en-US"/>
                      </w:rPr>
                      <w:br/>
                    </w:r>
                    <w:proofErr w:type="spellStart"/>
                    <w:r>
                      <w:rPr>
                        <w:lang w:val="en-US"/>
                      </w:rPr>
                      <w:t>QCFlag</w:t>
                    </w:r>
                    <w:proofErr w:type="spellEnd"/>
                  </w:p>
                </w:txbxContent>
              </v:textbox>
            </v:rect>
            <v:rect id="Rechteck 6" o:spid="_x0000_s1048" style="position:absolute;top:71685;width:18383;height:170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oMMA&#10;AADaAAAADwAAAGRycy9kb3ducmV2LnhtbESPzWrDMBCE74W+g9hCbrXsHJziWjYhUKgPpiSN6XWx&#10;1j/EWhlLSdy3rwqFHoeZ+YbJy9VM4kaLGy0rSKIYBHFr9ci9gvPn2/MLCOeRNU6WScE3OSiLx4cc&#10;M23vfKTbyfciQNhlqGDwfs6kdO1ABl1kZ+LgdXYx6INceqkXvAe4meQ2jlNpcOSwMOBMh4Hay+lq&#10;FNRpXW+xar6aqjlUbpfoD99ppTZP6/4VhKfV/4f/2u9aQQq/V8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hoMMAAADaAAAADwAAAAAAAAAAAAAAAACYAgAAZHJzL2Rv&#10;d25yZXYueG1sUEsFBgAAAAAEAAQA9QAAAIgDAAAAAA==&#10;" fillcolor="white [3201]" strokecolor="#f79646 [3209]" strokeweight="2pt">
              <v:textbox style="mso-next-textbox:#Rechteck 6">
                <w:txbxContent>
                  <w:p w:rsidR="00AC3F0B" w:rsidRPr="00257BAD" w:rsidRDefault="00AC3F0B" w:rsidP="008F0D33">
                    <w:pPr>
                      <w:rPr>
                        <w:lang w:val="en-US"/>
                      </w:rPr>
                    </w:pPr>
                    <w:proofErr w:type="spellStart"/>
                    <w:proofErr w:type="gramStart"/>
                    <w:r w:rsidRPr="00257BAD">
                      <w:rPr>
                        <w:lang w:val="en-US"/>
                      </w:rPr>
                      <w:t>recordedFrom</w:t>
                    </w:r>
                    <w:proofErr w:type="spellEnd"/>
                    <w:proofErr w:type="gramEnd"/>
                    <w:r w:rsidRPr="00257BAD">
                      <w:rPr>
                        <w:lang w:val="en-US"/>
                      </w:rPr>
                      <w:br/>
                    </w:r>
                    <w:proofErr w:type="spellStart"/>
                    <w:r w:rsidRPr="00257BAD">
                      <w:rPr>
                        <w:lang w:val="en-US"/>
                      </w:rPr>
                      <w:t>describedBy</w:t>
                    </w:r>
                    <w:proofErr w:type="spellEnd"/>
                    <w:r w:rsidRPr="00257BAD">
                      <w:rPr>
                        <w:lang w:val="en-US"/>
                      </w:rPr>
                      <w:br/>
                    </w:r>
                    <w:proofErr w:type="spellStart"/>
                    <w:r w:rsidRPr="00257BAD">
                      <w:rPr>
                        <w:lang w:val="en-US"/>
                      </w:rPr>
                      <w:t>u</w:t>
                    </w:r>
                    <w:r>
                      <w:rPr>
                        <w:lang w:val="en-US"/>
                      </w:rPr>
                      <w:t>pper</w:t>
                    </w:r>
                    <w:r w:rsidRPr="00257BAD">
                      <w:rPr>
                        <w:lang w:val="en-US"/>
                      </w:rPr>
                      <w:t>A</w:t>
                    </w:r>
                    <w:r>
                      <w:rPr>
                        <w:lang w:val="en-US"/>
                      </w:rPr>
                      <w:t>ir</w:t>
                    </w:r>
                    <w:r w:rsidRPr="00257BAD">
                      <w:rPr>
                        <w:lang w:val="en-US"/>
                      </w:rPr>
                      <w:t>ObsDateTime</w:t>
                    </w:r>
                    <w:proofErr w:type="spellEnd"/>
                    <w:r w:rsidRPr="00257BAD">
                      <w:rPr>
                        <w:lang w:val="en-US"/>
                      </w:rPr>
                      <w:br/>
                    </w:r>
                    <w:proofErr w:type="spellStart"/>
                    <w:r w:rsidRPr="00257BAD">
                      <w:rPr>
                        <w:lang w:val="en-US"/>
                      </w:rPr>
                      <w:t>obsLevel</w:t>
                    </w:r>
                    <w:proofErr w:type="spellEnd"/>
                    <w:r w:rsidRPr="00257BAD">
                      <w:rPr>
                        <w:lang w:val="en-US"/>
                      </w:rPr>
                      <w:br/>
                    </w:r>
                    <w:proofErr w:type="spellStart"/>
                    <w:r w:rsidRPr="00257BAD">
                      <w:rPr>
                        <w:lang w:val="en-US"/>
                      </w:rPr>
                      <w:t>obsLocatio</w:t>
                    </w:r>
                    <w:r>
                      <w:rPr>
                        <w:lang w:val="en-US"/>
                      </w:rPr>
                      <w:t>nLat</w:t>
                    </w:r>
                    <w:proofErr w:type="spellEnd"/>
                    <w:r>
                      <w:rPr>
                        <w:lang w:val="en-US"/>
                      </w:rPr>
                      <w:br/>
                    </w:r>
                    <w:proofErr w:type="spellStart"/>
                    <w:r>
                      <w:rPr>
                        <w:lang w:val="en-US"/>
                      </w:rPr>
                      <w:t>obsLocationLon</w:t>
                    </w:r>
                    <w:proofErr w:type="spellEnd"/>
                    <w:r>
                      <w:rPr>
                        <w:lang w:val="en-US"/>
                      </w:rPr>
                      <w:br/>
                    </w:r>
                    <w:proofErr w:type="spellStart"/>
                    <w:r>
                      <w:rPr>
                        <w:lang w:val="en-US"/>
                      </w:rPr>
                      <w:t>QCStatus</w:t>
                    </w:r>
                    <w:proofErr w:type="spellEnd"/>
                    <w:r>
                      <w:rPr>
                        <w:lang w:val="en-US"/>
                      </w:rPr>
                      <w:br/>
                    </w:r>
                    <w:proofErr w:type="spellStart"/>
                    <w:r>
                      <w:rPr>
                        <w:lang w:val="en-US"/>
                      </w:rPr>
                      <w:t>QCFlag</w:t>
                    </w:r>
                    <w:proofErr w:type="spellEnd"/>
                  </w:p>
                </w:txbxContent>
              </v:textbox>
            </v:rect>
            <w10:wrap type="none"/>
            <w10:anchorlock/>
          </v:group>
        </w:pict>
      </w:r>
    </w:p>
    <w:p w:rsidR="008F0D33" w:rsidRDefault="008F0D33" w:rsidP="008F0D33">
      <w:pPr>
        <w:pStyle w:val="Heading2"/>
      </w:pPr>
      <w:bookmarkStart w:id="12" w:name="_Toc418693891"/>
      <w:proofErr w:type="gramStart"/>
      <w:r>
        <w:lastRenderedPageBreak/>
        <w:t>stationLocationHistory</w:t>
      </w:r>
      <w:bookmarkEnd w:id="12"/>
      <w:proofErr w:type="gramEnd"/>
      <w:r>
        <w:t xml:space="preserve"> </w:t>
      </w:r>
    </w:p>
    <w:p w:rsidR="008F0D33" w:rsidRDefault="008F0D33" w:rsidP="008F0D33">
      <w:pPr>
        <w:pStyle w:val="TAGcomments2"/>
        <w:numPr>
          <w:ilvl w:val="0"/>
          <w:numId w:val="46"/>
        </w:numPr>
      </w:pPr>
      <w:r>
        <w:t xml:space="preserve">The </w:t>
      </w:r>
      <w:r w:rsidRPr="008F0D33">
        <w:rPr>
          <w:i w:val="0"/>
        </w:rPr>
        <w:t>stationLocation</w:t>
      </w:r>
      <w:r>
        <w:t xml:space="preserve"> entity </w:t>
      </w:r>
      <w:r w:rsidRPr="008F0D33">
        <w:rPr>
          <w:b/>
        </w:rPr>
        <w:t>shall</w:t>
      </w:r>
      <w:r>
        <w:t xml:space="preserve"> be renamed </w:t>
      </w:r>
      <w:r w:rsidRPr="008F0D33">
        <w:rPr>
          <w:i w:val="0"/>
        </w:rPr>
        <w:t>stationLocationHistory</w:t>
      </w:r>
      <w:r>
        <w:t>.</w:t>
      </w:r>
    </w:p>
    <w:p w:rsidR="008F0D33" w:rsidRDefault="008F0D33" w:rsidP="008F0D33">
      <w:pPr>
        <w:pStyle w:val="Heading3"/>
      </w:pPr>
      <w:r w:rsidRPr="00D34A98">
        <w:t>elevation</w:t>
      </w:r>
    </w:p>
    <w:p w:rsidR="008F0D33" w:rsidRPr="00FB30CD" w:rsidRDefault="008F0D33" w:rsidP="008F0D33">
      <w:pPr>
        <w:pStyle w:val="TAGcomments2"/>
        <w:numPr>
          <w:ilvl w:val="0"/>
          <w:numId w:val="46"/>
        </w:numPr>
      </w:pPr>
      <w:r>
        <w:t xml:space="preserve">The type of the </w:t>
      </w:r>
      <w:r w:rsidRPr="008F0D33">
        <w:rPr>
          <w:i w:val="0"/>
        </w:rPr>
        <w:t>elevation</w:t>
      </w:r>
      <w:r>
        <w:t xml:space="preserve"> attribute </w:t>
      </w:r>
      <w:r w:rsidRPr="00FB30CD">
        <w:rPr>
          <w:b/>
        </w:rPr>
        <w:t>shall</w:t>
      </w:r>
      <w:r>
        <w:t xml:space="preserve"> be changed to </w:t>
      </w:r>
      <w:r w:rsidRPr="008F0D33">
        <w:rPr>
          <w:i w:val="0"/>
        </w:rPr>
        <w:t>FLOAT</w:t>
      </w:r>
    </w:p>
    <w:p w:rsidR="00FB30CD" w:rsidRDefault="00FB30CD" w:rsidP="00FB30CD">
      <w:pPr>
        <w:pStyle w:val="Heading2"/>
      </w:pPr>
      <w:bookmarkStart w:id="13" w:name="_Toc418693892"/>
      <w:r>
        <w:t>stationElement</w:t>
      </w:r>
      <w:bookmarkEnd w:id="13"/>
    </w:p>
    <w:p w:rsidR="00FB30CD" w:rsidRDefault="00FB30CD" w:rsidP="00FB30CD">
      <w:pPr>
        <w:pStyle w:val="Question"/>
        <w:ind w:left="360"/>
      </w:pPr>
      <w:r>
        <w:rPr>
          <w:noProof/>
        </w:rPr>
        <w:drawing>
          <wp:inline distT="0" distB="0" distL="0" distR="0">
            <wp:extent cx="5943600" cy="3021965"/>
            <wp:effectExtent l="0" t="0" r="0" b="698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3021965"/>
                    </a:xfrm>
                    <a:prstGeom prst="rect">
                      <a:avLst/>
                    </a:prstGeom>
                  </pic:spPr>
                </pic:pic>
              </a:graphicData>
            </a:graphic>
          </wp:inline>
        </w:drawing>
      </w:r>
    </w:p>
    <w:p w:rsidR="00FB30CD" w:rsidRDefault="00FB30CD" w:rsidP="00FB30CD">
      <w:pPr>
        <w:pStyle w:val="Caption"/>
        <w:jc w:val="center"/>
      </w:pPr>
      <w:bookmarkStart w:id="14" w:name="_Ref407023440"/>
      <w:r>
        <w:t xml:space="preserve">Figure </w:t>
      </w:r>
      <w:r w:rsidR="00AC3F0B">
        <w:t>3.1</w:t>
      </w:r>
      <w:bookmarkEnd w:id="14"/>
      <w:r>
        <w:t xml:space="preserve"> - Proposed data model for the stationElement and related entities</w:t>
      </w:r>
    </w:p>
    <w:p w:rsidR="00FB30CD" w:rsidRDefault="00FB30CD" w:rsidP="00FB30CD">
      <w:pPr>
        <w:pStyle w:val="TAGcomments2"/>
      </w:pPr>
    </w:p>
    <w:p w:rsidR="00FB30CD" w:rsidRDefault="00FB30CD" w:rsidP="00FB30CD">
      <w:pPr>
        <w:pStyle w:val="TAGcomments2"/>
        <w:numPr>
          <w:ilvl w:val="0"/>
          <w:numId w:val="46"/>
        </w:numPr>
      </w:pPr>
      <w:r>
        <w:t>T</w:t>
      </w:r>
      <w:r w:rsidR="00C21761" w:rsidRPr="00D34A98">
        <w:t xml:space="preserve">he relationship </w:t>
      </w:r>
      <w:r>
        <w:t xml:space="preserve">proposed in </w:t>
      </w:r>
      <w:r w:rsidR="00AC3F0B">
        <w:t xml:space="preserve">Figure 3.2 </w:t>
      </w:r>
      <w:r w:rsidR="00C21B2D" w:rsidRPr="00C21B2D">
        <w:rPr>
          <w:b/>
        </w:rPr>
        <w:t>shall</w:t>
      </w:r>
      <w:r w:rsidR="00C21B2D">
        <w:t xml:space="preserve"> be investigated to determine whether the </w:t>
      </w:r>
      <w:proofErr w:type="spellStart"/>
      <w:r w:rsidR="00C21B2D" w:rsidRPr="00C21B2D">
        <w:rPr>
          <w:i w:val="0"/>
        </w:rPr>
        <w:t>recordedFrom</w:t>
      </w:r>
      <w:proofErr w:type="spellEnd"/>
      <w:r w:rsidR="00C21B2D">
        <w:t xml:space="preserve"> and </w:t>
      </w:r>
      <w:proofErr w:type="spellStart"/>
      <w:r w:rsidR="00C21B2D" w:rsidRPr="00C21B2D">
        <w:rPr>
          <w:i w:val="0"/>
        </w:rPr>
        <w:t>describedBy</w:t>
      </w:r>
      <w:proofErr w:type="spellEnd"/>
      <w:r w:rsidR="00C21B2D">
        <w:t xml:space="preserve"> foreign keys in the </w:t>
      </w:r>
      <w:proofErr w:type="spellStart"/>
      <w:r w:rsidR="00C21B2D" w:rsidRPr="00C21B2D">
        <w:rPr>
          <w:i w:val="0"/>
        </w:rPr>
        <w:t>stationElement</w:t>
      </w:r>
      <w:proofErr w:type="spellEnd"/>
      <w:r w:rsidR="00C21B2D">
        <w:t xml:space="preserve"> entity could form composite primary key that is then linked to the observation entities as shown. If this cannot be implemented, a business r</w:t>
      </w:r>
      <w:r>
        <w:t>ule</w:t>
      </w:r>
      <w:r w:rsidR="00C21761" w:rsidRPr="00D34A98">
        <w:t xml:space="preserve"> </w:t>
      </w:r>
      <w:r w:rsidRPr="00FB30CD">
        <w:rPr>
          <w:b/>
        </w:rPr>
        <w:t>shall</w:t>
      </w:r>
      <w:r>
        <w:t xml:space="preserve"> </w:t>
      </w:r>
      <w:r w:rsidR="00C21761" w:rsidRPr="00D34A98">
        <w:t xml:space="preserve">be </w:t>
      </w:r>
      <w:proofErr w:type="gramStart"/>
      <w:r w:rsidR="00C21B2D">
        <w:t>document</w:t>
      </w:r>
      <w:proofErr w:type="gramEnd"/>
      <w:r w:rsidR="00C21B2D">
        <w:t xml:space="preserve"> that </w:t>
      </w:r>
      <w:proofErr w:type="spellStart"/>
      <w:r>
        <w:t>recommended</w:t>
      </w:r>
      <w:r w:rsidR="00C21B2D">
        <w:t>s</w:t>
      </w:r>
      <w:proofErr w:type="spellEnd"/>
      <w:r>
        <w:t xml:space="preserve"> </w:t>
      </w:r>
      <w:r w:rsidR="00C21761" w:rsidRPr="00D34A98">
        <w:t>t</w:t>
      </w:r>
      <w:r>
        <w:t xml:space="preserve">hat the </w:t>
      </w:r>
      <w:proofErr w:type="spellStart"/>
      <w:r w:rsidRPr="00FB30CD">
        <w:rPr>
          <w:i w:val="0"/>
        </w:rPr>
        <w:t>stationElement</w:t>
      </w:r>
      <w:proofErr w:type="spellEnd"/>
      <w:r w:rsidR="00C21761" w:rsidRPr="00D34A98">
        <w:t xml:space="preserve"> exists before importing the observations for a given element into the observation entities.</w:t>
      </w:r>
    </w:p>
    <w:p w:rsidR="00FB30CD" w:rsidRDefault="00FB30CD" w:rsidP="00FB30CD">
      <w:pPr>
        <w:pStyle w:val="TAGcomments2"/>
        <w:numPr>
          <w:ilvl w:val="0"/>
          <w:numId w:val="46"/>
        </w:numPr>
      </w:pPr>
      <w:r>
        <w:t>I</w:t>
      </w:r>
      <w:r w:rsidR="00C21761" w:rsidRPr="00D34A98">
        <w:t xml:space="preserve">f </w:t>
      </w:r>
      <w:r w:rsidR="00C21B2D">
        <w:t xml:space="preserve">an </w:t>
      </w:r>
      <w:r w:rsidR="00C21761" w:rsidRPr="00D34A98">
        <w:t xml:space="preserve">instrument is not known, </w:t>
      </w:r>
      <w:r w:rsidR="00C21B2D">
        <w:t xml:space="preserve">a </w:t>
      </w:r>
      <w:r w:rsidR="00C21761" w:rsidRPr="00D34A98">
        <w:t xml:space="preserve">user </w:t>
      </w:r>
      <w:r w:rsidR="00C21B2D" w:rsidRPr="00C21B2D">
        <w:rPr>
          <w:b/>
        </w:rPr>
        <w:t>shall</w:t>
      </w:r>
      <w:r w:rsidR="00C21B2D">
        <w:t xml:space="preserve"> </w:t>
      </w:r>
      <w:r w:rsidR="00C21761" w:rsidRPr="00D34A98">
        <w:t xml:space="preserve">still </w:t>
      </w:r>
      <w:r w:rsidR="00C21B2D">
        <w:t xml:space="preserve">be able to record the </w:t>
      </w:r>
      <w:proofErr w:type="spellStart"/>
      <w:r w:rsidR="00C21B2D">
        <w:t>obsV</w:t>
      </w:r>
      <w:r w:rsidR="00C21761" w:rsidRPr="00D34A98">
        <w:t>alue</w:t>
      </w:r>
      <w:proofErr w:type="spellEnd"/>
      <w:r w:rsidR="00C21761" w:rsidRPr="00D34A98">
        <w:t xml:space="preserve">. </w:t>
      </w:r>
      <w:r w:rsidR="00C21B2D">
        <w:t>T</w:t>
      </w:r>
      <w:r w:rsidR="00C21761" w:rsidRPr="00D34A98">
        <w:t>he in</w:t>
      </w:r>
      <w:r w:rsidR="00C21B2D">
        <w:t xml:space="preserve">formation for the instrument </w:t>
      </w:r>
      <w:r w:rsidR="00C21B2D" w:rsidRPr="00C21B2D">
        <w:rPr>
          <w:b/>
        </w:rPr>
        <w:t>shall</w:t>
      </w:r>
      <w:r w:rsidR="00C21B2D">
        <w:t xml:space="preserve"> be recorded as </w:t>
      </w:r>
      <w:r w:rsidR="00C21B2D" w:rsidRPr="00C21B2D">
        <w:rPr>
          <w:i w:val="0"/>
        </w:rPr>
        <w:t>unknown</w:t>
      </w:r>
      <w:r w:rsidR="00C21761" w:rsidRPr="00D34A98">
        <w:t>.</w:t>
      </w:r>
      <w:r w:rsidR="00C21B2D">
        <w:t xml:space="preserve"> See section 1.5 for a more detailed discussion of the desired behaviour.</w:t>
      </w:r>
    </w:p>
    <w:p w:rsidR="00FB30CD" w:rsidRPr="00FB30CD" w:rsidRDefault="00FB30CD" w:rsidP="00FB30CD">
      <w:pPr>
        <w:pStyle w:val="Heading3"/>
        <w:rPr>
          <w:b w:val="0"/>
        </w:rPr>
      </w:pPr>
      <w:proofErr w:type="gramStart"/>
      <w:r w:rsidRPr="00D34A98">
        <w:t>height</w:t>
      </w:r>
      <w:proofErr w:type="gramEnd"/>
    </w:p>
    <w:p w:rsidR="00C21B2D" w:rsidRDefault="00FB30CD" w:rsidP="00C21B2D">
      <w:pPr>
        <w:pStyle w:val="TAGcomments2"/>
        <w:numPr>
          <w:ilvl w:val="0"/>
          <w:numId w:val="46"/>
        </w:numPr>
      </w:pPr>
      <w:r>
        <w:t xml:space="preserve">The </w:t>
      </w:r>
      <w:r w:rsidRPr="00FB30CD">
        <w:rPr>
          <w:i w:val="0"/>
        </w:rPr>
        <w:t>height</w:t>
      </w:r>
      <w:r>
        <w:t xml:space="preserve"> attribute </w:t>
      </w:r>
      <w:r w:rsidRPr="00FB30CD">
        <w:rPr>
          <w:b/>
        </w:rPr>
        <w:t>shall</w:t>
      </w:r>
      <w:r>
        <w:t xml:space="preserve"> be removed</w:t>
      </w:r>
      <w:r w:rsidRPr="00D34A98">
        <w:t xml:space="preserve"> from the </w:t>
      </w:r>
      <w:r w:rsidRPr="00FB30CD">
        <w:rPr>
          <w:i w:val="0"/>
        </w:rPr>
        <w:t>stationElement</w:t>
      </w:r>
      <w:r w:rsidRPr="00D34A98">
        <w:t xml:space="preserve"> entity. The </w:t>
      </w:r>
      <w:r w:rsidRPr="00FB30CD">
        <w:rPr>
          <w:i w:val="0"/>
        </w:rPr>
        <w:t>height</w:t>
      </w:r>
      <w:r w:rsidRPr="00D34A98">
        <w:t xml:space="preserve"> will be </w:t>
      </w:r>
      <w:r>
        <w:t xml:space="preserve">available from </w:t>
      </w:r>
      <w:r w:rsidRPr="00D34A98">
        <w:t xml:space="preserve">the </w:t>
      </w:r>
      <w:r w:rsidRPr="00FB30CD">
        <w:rPr>
          <w:i w:val="0"/>
        </w:rPr>
        <w:t>instrument</w:t>
      </w:r>
      <w:r w:rsidRPr="00D34A98">
        <w:t xml:space="preserve"> entity</w:t>
      </w:r>
      <w:r>
        <w:t>.</w:t>
      </w:r>
    </w:p>
    <w:p w:rsidR="00C21B2D" w:rsidRDefault="00C21B2D" w:rsidP="00C21B2D">
      <w:pPr>
        <w:pStyle w:val="Heading2"/>
      </w:pPr>
      <w:bookmarkStart w:id="15" w:name="_Toc418693893"/>
      <w:proofErr w:type="spellStart"/>
      <w:proofErr w:type="gramStart"/>
      <w:r>
        <w:t>physical</w:t>
      </w:r>
      <w:r w:rsidRPr="00C21B2D">
        <w:rPr>
          <w:u w:val="single"/>
        </w:rPr>
        <w:t>F</w:t>
      </w:r>
      <w:r>
        <w:t>eature</w:t>
      </w:r>
      <w:bookmarkEnd w:id="15"/>
      <w:proofErr w:type="spellEnd"/>
      <w:proofErr w:type="gramEnd"/>
    </w:p>
    <w:p w:rsidR="00C21B2D" w:rsidRDefault="00C21B2D" w:rsidP="00C21B2D">
      <w:pPr>
        <w:pStyle w:val="TAGcomments2"/>
        <w:numPr>
          <w:ilvl w:val="0"/>
          <w:numId w:val="46"/>
        </w:numPr>
      </w:pPr>
      <w:r>
        <w:t xml:space="preserve">The </w:t>
      </w:r>
      <w:proofErr w:type="spellStart"/>
      <w:r w:rsidRPr="00C21B2D">
        <w:rPr>
          <w:i w:val="0"/>
        </w:rPr>
        <w:t>physicalFeature</w:t>
      </w:r>
      <w:proofErr w:type="spellEnd"/>
      <w:r w:rsidR="00C21761">
        <w:t xml:space="preserve"> entity </w:t>
      </w:r>
      <w:r w:rsidRPr="00C21B2D">
        <w:rPr>
          <w:b/>
        </w:rPr>
        <w:t>should</w:t>
      </w:r>
      <w:r>
        <w:t xml:space="preserve"> </w:t>
      </w:r>
      <w:r w:rsidR="00C21761">
        <w:t>be used to record the operator of the weather station.</w:t>
      </w:r>
      <w:r w:rsidRPr="00C21B2D">
        <w:t xml:space="preserve"> </w:t>
      </w:r>
      <w:r w:rsidR="00C21761" w:rsidRPr="00C21B2D">
        <w:t xml:space="preserve">This </w:t>
      </w:r>
      <w:r w:rsidRPr="00C21B2D">
        <w:rPr>
          <w:b/>
        </w:rPr>
        <w:t>should</w:t>
      </w:r>
      <w:r w:rsidR="00C21761" w:rsidRPr="00C21B2D">
        <w:t xml:space="preserve"> be considered </w:t>
      </w:r>
      <w:r>
        <w:t>a business rule.</w:t>
      </w:r>
    </w:p>
    <w:p w:rsidR="00675294" w:rsidRDefault="00675294" w:rsidP="00675294">
      <w:pPr>
        <w:pStyle w:val="TAGcomments2"/>
        <w:numPr>
          <w:ilvl w:val="0"/>
          <w:numId w:val="46"/>
        </w:numPr>
      </w:pPr>
      <w:r w:rsidRPr="00675294">
        <w:lastRenderedPageBreak/>
        <w:t xml:space="preserve">WMO Recommendation </w:t>
      </w:r>
      <w:r>
        <w:t>section: 4.3.1.6 - Local environment</w:t>
      </w:r>
      <w:r>
        <w:br/>
      </w:r>
      <w:proofErr w:type="gramStart"/>
      <w:r>
        <w:t>The</w:t>
      </w:r>
      <w:proofErr w:type="gramEnd"/>
      <w:r>
        <w:t xml:space="preserve"> </w:t>
      </w:r>
      <w:r w:rsidRPr="00675294">
        <w:rPr>
          <w:i w:val="0"/>
        </w:rPr>
        <w:t>feature</w:t>
      </w:r>
      <w:r>
        <w:t xml:space="preserve"> entity </w:t>
      </w:r>
      <w:r w:rsidRPr="00675294">
        <w:rPr>
          <w:b/>
        </w:rPr>
        <w:t>shall</w:t>
      </w:r>
      <w:r>
        <w:t xml:space="preserve"> cover the local environment of the station.</w:t>
      </w:r>
    </w:p>
    <w:p w:rsidR="00675294" w:rsidRDefault="00675294" w:rsidP="00675294">
      <w:pPr>
        <w:pStyle w:val="TAGcomments2"/>
        <w:numPr>
          <w:ilvl w:val="0"/>
          <w:numId w:val="46"/>
        </w:numPr>
      </w:pPr>
      <w:r>
        <w:t xml:space="preserve">WMO Recommendation section: 5.4.1.1 - </w:t>
      </w:r>
      <w:proofErr w:type="spellStart"/>
      <w:r>
        <w:t>Siting</w:t>
      </w:r>
      <w:proofErr w:type="spellEnd"/>
      <w:r>
        <w:t xml:space="preserve"> Classification</w:t>
      </w:r>
      <w:r>
        <w:br/>
        <w:t xml:space="preserve">The </w:t>
      </w:r>
      <w:r w:rsidRPr="00675294">
        <w:rPr>
          <w:i w:val="0"/>
        </w:rPr>
        <w:t>feature</w:t>
      </w:r>
      <w:r w:rsidR="00C21761">
        <w:t xml:space="preserve"> entity </w:t>
      </w:r>
      <w:r w:rsidRPr="00675294">
        <w:rPr>
          <w:b/>
        </w:rPr>
        <w:t>shall</w:t>
      </w:r>
      <w:r>
        <w:t xml:space="preserve"> </w:t>
      </w:r>
      <w:r w:rsidR="00C21761">
        <w:t>include an attribute including the WMO index for the conve</w:t>
      </w:r>
      <w:r>
        <w:t>nience of an installation site</w:t>
      </w:r>
      <w:r w:rsidR="00C21761">
        <w:t xml:space="preserve">. </w:t>
      </w:r>
      <w:proofErr w:type="gramStart"/>
      <w:r>
        <w:t xml:space="preserve">The </w:t>
      </w:r>
      <w:r w:rsidRPr="00675294">
        <w:rPr>
          <w:b/>
        </w:rPr>
        <w:t>shall</w:t>
      </w:r>
      <w:proofErr w:type="gramEnd"/>
      <w:r>
        <w:t xml:space="preserve"> be stored in the </w:t>
      </w:r>
      <w:r w:rsidRPr="00675294">
        <w:rPr>
          <w:i w:val="0"/>
        </w:rPr>
        <w:t>description</w:t>
      </w:r>
      <w:r>
        <w:t xml:space="preserve"> attribute in </w:t>
      </w:r>
      <w:proofErr w:type="spellStart"/>
      <w:r w:rsidRPr="00675294">
        <w:rPr>
          <w:i w:val="0"/>
        </w:rPr>
        <w:t>physicalFeature</w:t>
      </w:r>
      <w:proofErr w:type="spellEnd"/>
      <w:r>
        <w:t xml:space="preserve"> entity. </w:t>
      </w:r>
    </w:p>
    <w:p w:rsidR="00675294" w:rsidRDefault="00C21761" w:rsidP="00675294">
      <w:pPr>
        <w:pStyle w:val="TAGcomments2"/>
        <w:numPr>
          <w:ilvl w:val="0"/>
          <w:numId w:val="46"/>
        </w:numPr>
      </w:pPr>
      <w:r w:rsidRPr="00675294">
        <w:t>WMO Recommendation</w:t>
      </w:r>
      <w:r w:rsidR="00675294" w:rsidRPr="00675294">
        <w:t xml:space="preserve"> </w:t>
      </w:r>
      <w:r w:rsidR="00675294">
        <w:t>section: 4.3.1.2 - Station overview</w:t>
      </w:r>
      <w:r w:rsidR="00675294">
        <w:br/>
      </w:r>
      <w:proofErr w:type="gramStart"/>
      <w:r w:rsidR="00675294">
        <w:t>A</w:t>
      </w:r>
      <w:proofErr w:type="gramEnd"/>
      <w:r w:rsidR="00675294">
        <w:t xml:space="preserve"> n</w:t>
      </w:r>
      <w:r>
        <w:t xml:space="preserve">ew attribute </w:t>
      </w:r>
      <w:r w:rsidR="00675294">
        <w:t xml:space="preserve">called </w:t>
      </w:r>
      <w:r w:rsidR="00675294" w:rsidRPr="00675294">
        <w:rPr>
          <w:i w:val="0"/>
        </w:rPr>
        <w:t>restriction</w:t>
      </w:r>
      <w:r w:rsidR="00675294">
        <w:t xml:space="preserve"> </w:t>
      </w:r>
      <w:r w:rsidR="00675294" w:rsidRPr="00675294">
        <w:rPr>
          <w:b/>
        </w:rPr>
        <w:t>shall</w:t>
      </w:r>
      <w:r w:rsidR="00675294">
        <w:t xml:space="preserve"> be created in the </w:t>
      </w:r>
      <w:proofErr w:type="spellStart"/>
      <w:r w:rsidR="00675294">
        <w:rPr>
          <w:i w:val="0"/>
        </w:rPr>
        <w:t>stationLocationHistory</w:t>
      </w:r>
      <w:proofErr w:type="spellEnd"/>
      <w:r w:rsidR="00675294">
        <w:rPr>
          <w:i w:val="0"/>
        </w:rPr>
        <w:t xml:space="preserve"> </w:t>
      </w:r>
      <w:r>
        <w:t>entity</w:t>
      </w:r>
      <w:r w:rsidR="00675294">
        <w:t xml:space="preserve"> of type </w:t>
      </w:r>
      <w:r w:rsidR="00675294" w:rsidRPr="00675294">
        <w:rPr>
          <w:i w:val="0"/>
        </w:rPr>
        <w:t>VARCHAR</w:t>
      </w:r>
      <w:r>
        <w:t xml:space="preserve"> that covers the user restr</w:t>
      </w:r>
      <w:r w:rsidR="00675294">
        <w:t xml:space="preserve">ictions for a specific station. A value of </w:t>
      </w:r>
      <w:r w:rsidR="00675294" w:rsidRPr="00675294">
        <w:rPr>
          <w:i w:val="0"/>
        </w:rPr>
        <w:t>NULL</w:t>
      </w:r>
      <w:r w:rsidR="00675294">
        <w:t xml:space="preserve"> </w:t>
      </w:r>
      <w:r w:rsidR="00675294" w:rsidRPr="00675294">
        <w:rPr>
          <w:b/>
        </w:rPr>
        <w:t>shall</w:t>
      </w:r>
      <w:r w:rsidR="00675294">
        <w:t xml:space="preserve"> be used to indicate that there are no restrictions.</w:t>
      </w:r>
    </w:p>
    <w:p w:rsidR="00512BCB" w:rsidRDefault="00675294" w:rsidP="00512BCB">
      <w:pPr>
        <w:pStyle w:val="TAGcomments2"/>
        <w:numPr>
          <w:ilvl w:val="0"/>
          <w:numId w:val="46"/>
        </w:numPr>
      </w:pPr>
      <w:r>
        <w:t>WMO Recommendation - section 4.3.1.5 – Location</w:t>
      </w:r>
      <w:r>
        <w:br/>
      </w:r>
      <w:proofErr w:type="gramStart"/>
      <w:r w:rsidR="00512BCB">
        <w:t>A</w:t>
      </w:r>
      <w:proofErr w:type="gramEnd"/>
      <w:r w:rsidR="00C21761">
        <w:t xml:space="preserve"> new attribute in the </w:t>
      </w:r>
      <w:proofErr w:type="spellStart"/>
      <w:r w:rsidR="00512BCB" w:rsidRPr="00512BCB">
        <w:rPr>
          <w:i w:val="0"/>
        </w:rPr>
        <w:t>physicalFeature</w:t>
      </w:r>
      <w:proofErr w:type="spellEnd"/>
      <w:r w:rsidR="00C21761">
        <w:t xml:space="preserve"> entity </w:t>
      </w:r>
      <w:r w:rsidR="00512BCB" w:rsidRPr="00512BCB">
        <w:rPr>
          <w:b/>
        </w:rPr>
        <w:t>shall</w:t>
      </w:r>
      <w:r w:rsidR="00512BCB">
        <w:t xml:space="preserve"> </w:t>
      </w:r>
      <w:r w:rsidR="00C21761">
        <w:t>be included to store whether the station is set up in local time or in UTC. The key entry should also have the option to set up</w:t>
      </w:r>
      <w:r w:rsidR="00512BCB">
        <w:t xml:space="preserve"> this variable. The </w:t>
      </w:r>
      <w:r w:rsidR="00C21761" w:rsidRPr="00512BCB">
        <w:t>observation</w:t>
      </w:r>
      <w:r w:rsidR="00512BCB">
        <w:t xml:space="preserve"> entities</w:t>
      </w:r>
      <w:r w:rsidR="00C21761">
        <w:t xml:space="preserve"> </w:t>
      </w:r>
      <w:r w:rsidR="00512BCB" w:rsidRPr="00512BCB">
        <w:rPr>
          <w:b/>
        </w:rPr>
        <w:t>shall</w:t>
      </w:r>
      <w:r w:rsidR="00512BCB">
        <w:t xml:space="preserve"> always </w:t>
      </w:r>
      <w:r w:rsidR="00C21761">
        <w:t>sav</w:t>
      </w:r>
      <w:r w:rsidR="00512BCB">
        <w:t xml:space="preserve">e the observation values in UTC, therefore the </w:t>
      </w:r>
      <w:proofErr w:type="spellStart"/>
      <w:r w:rsidR="00C21761" w:rsidRPr="00512BCB">
        <w:rPr>
          <w:i w:val="0"/>
        </w:rPr>
        <w:t>timeZone</w:t>
      </w:r>
      <w:proofErr w:type="spellEnd"/>
      <w:r w:rsidR="00512BCB" w:rsidRPr="00512BCB">
        <w:rPr>
          <w:b/>
        </w:rPr>
        <w:t xml:space="preserve"> </w:t>
      </w:r>
      <w:r w:rsidR="00512BCB" w:rsidRPr="00512BCB">
        <w:t xml:space="preserve">attribute </w:t>
      </w:r>
      <w:r w:rsidR="00512BCB" w:rsidRPr="00512BCB">
        <w:rPr>
          <w:b/>
        </w:rPr>
        <w:t>shall</w:t>
      </w:r>
      <w:r w:rsidR="00512BCB" w:rsidRPr="00512BCB">
        <w:t xml:space="preserve"> be removed from the </w:t>
      </w:r>
      <w:r w:rsidR="00C21761" w:rsidRPr="00512BCB">
        <w:t>observation</w:t>
      </w:r>
      <w:r w:rsidR="00512BCB" w:rsidRPr="00512BCB">
        <w:t xml:space="preserve"> entities</w:t>
      </w:r>
      <w:r w:rsidR="00512BCB">
        <w:t>.</w:t>
      </w:r>
    </w:p>
    <w:p w:rsidR="00C21761" w:rsidRDefault="00C21761" w:rsidP="00512BCB">
      <w:pPr>
        <w:pStyle w:val="TAGcomments2"/>
        <w:numPr>
          <w:ilvl w:val="0"/>
          <w:numId w:val="46"/>
        </w:numPr>
      </w:pPr>
      <w:r w:rsidRPr="00512BCB">
        <w:t xml:space="preserve">In order to make sure that the observations are entered in UTC, a new entity with all the time zones </w:t>
      </w:r>
      <w:r w:rsidR="00512BCB" w:rsidRPr="00512BCB">
        <w:rPr>
          <w:b/>
        </w:rPr>
        <w:t>shall</w:t>
      </w:r>
      <w:r w:rsidR="00512BCB">
        <w:t xml:space="preserve"> </w:t>
      </w:r>
      <w:r w:rsidRPr="00512BCB">
        <w:t xml:space="preserve">be created. The downloadable files of </w:t>
      </w:r>
      <w:hyperlink r:id="rId25" w:history="1">
        <w:r w:rsidRPr="00512BCB">
          <w:rPr>
            <w:rStyle w:val="Hyperlink"/>
          </w:rPr>
          <w:t>http://timezonedb.com/download</w:t>
        </w:r>
      </w:hyperlink>
      <w:r w:rsidRPr="00512BCB">
        <w:t xml:space="preserve"> can be used as </w:t>
      </w:r>
      <w:r w:rsidR="00512BCB">
        <w:t xml:space="preserve">a </w:t>
      </w:r>
      <w:r w:rsidRPr="00512BCB">
        <w:t xml:space="preserve">template. </w:t>
      </w:r>
    </w:p>
    <w:p w:rsidR="00512BCB" w:rsidRPr="00512BCB" w:rsidRDefault="00512BCB" w:rsidP="00512BCB">
      <w:pPr>
        <w:pStyle w:val="TAGcomments2"/>
        <w:numPr>
          <w:ilvl w:val="0"/>
          <w:numId w:val="46"/>
        </w:numPr>
        <w:rPr>
          <w:b/>
        </w:rPr>
      </w:pPr>
      <w:r>
        <w:t xml:space="preserve">The </w:t>
      </w:r>
      <w:proofErr w:type="spellStart"/>
      <w:r w:rsidRPr="00512BCB">
        <w:rPr>
          <w:i w:val="0"/>
        </w:rPr>
        <w:t>stationQualifier</w:t>
      </w:r>
      <w:proofErr w:type="spellEnd"/>
      <w:r>
        <w:t xml:space="preserve"> entity</w:t>
      </w:r>
      <w:r w:rsidR="00C21761" w:rsidRPr="00512BCB">
        <w:t xml:space="preserve"> </w:t>
      </w:r>
      <w:r w:rsidRPr="00512BCB">
        <w:rPr>
          <w:b/>
        </w:rPr>
        <w:t>should</w:t>
      </w:r>
      <w:r>
        <w:t xml:space="preserve"> </w:t>
      </w:r>
      <w:r w:rsidR="00C21761" w:rsidRPr="00512BCB">
        <w:t xml:space="preserve">be related to the new entity through the attributes </w:t>
      </w:r>
      <w:proofErr w:type="spellStart"/>
      <w:r w:rsidR="00C21761" w:rsidRPr="00512BCB">
        <w:rPr>
          <w:i w:val="0"/>
        </w:rPr>
        <w:t>stationTimeZone</w:t>
      </w:r>
      <w:proofErr w:type="spellEnd"/>
      <w:r>
        <w:t xml:space="preserve"> and </w:t>
      </w:r>
      <w:proofErr w:type="spellStart"/>
      <w:r w:rsidR="00C21761" w:rsidRPr="00512BCB">
        <w:rPr>
          <w:i w:val="0"/>
        </w:rPr>
        <w:t>dataSourceTimeZone</w:t>
      </w:r>
      <w:proofErr w:type="spellEnd"/>
      <w:r w:rsidR="00C21761" w:rsidRPr="00512BCB">
        <w:t>.</w:t>
      </w:r>
    </w:p>
    <w:p w:rsidR="00512BCB" w:rsidRPr="00512BCB" w:rsidRDefault="00512BCB" w:rsidP="00512BCB">
      <w:pPr>
        <w:pStyle w:val="Heading3"/>
      </w:pPr>
      <w:proofErr w:type="spellStart"/>
      <w:proofErr w:type="gramStart"/>
      <w:r w:rsidRPr="00D34A98">
        <w:t>beginDate</w:t>
      </w:r>
      <w:proofErr w:type="spellEnd"/>
      <w:proofErr w:type="gramEnd"/>
    </w:p>
    <w:p w:rsidR="00512BCB" w:rsidRDefault="00512BCB" w:rsidP="00512BCB">
      <w:pPr>
        <w:pStyle w:val="TAGcomments2"/>
        <w:numPr>
          <w:ilvl w:val="0"/>
          <w:numId w:val="46"/>
        </w:numPr>
        <w:rPr>
          <w:b/>
        </w:rPr>
      </w:pPr>
      <w:proofErr w:type="spellStart"/>
      <w:r w:rsidRPr="00512BCB">
        <w:rPr>
          <w:i w:val="0"/>
        </w:rPr>
        <w:t>beginDat</w:t>
      </w:r>
      <w:r>
        <w:rPr>
          <w:i w:val="0"/>
        </w:rPr>
        <w:t>e</w:t>
      </w:r>
      <w:proofErr w:type="spellEnd"/>
      <w:r>
        <w:t xml:space="preserve"> </w:t>
      </w:r>
      <w:r w:rsidRPr="00512BCB">
        <w:rPr>
          <w:b/>
        </w:rPr>
        <w:t>shall</w:t>
      </w:r>
      <w:r>
        <w:t xml:space="preserve"> have type </w:t>
      </w:r>
      <w:r w:rsidRPr="00512BCB">
        <w:rPr>
          <w:i w:val="0"/>
        </w:rPr>
        <w:t>Date/time</w:t>
      </w:r>
      <w:r w:rsidR="00C21761">
        <w:t xml:space="preserve"> instead of </w:t>
      </w:r>
      <w:r w:rsidR="00C21761" w:rsidRPr="00512BCB">
        <w:rPr>
          <w:i w:val="0"/>
        </w:rPr>
        <w:t>VARCHAR</w:t>
      </w:r>
    </w:p>
    <w:p w:rsidR="00512BCB" w:rsidRPr="00512BCB" w:rsidRDefault="00512BCB" w:rsidP="00512BCB">
      <w:pPr>
        <w:pStyle w:val="Heading3"/>
      </w:pPr>
      <w:proofErr w:type="spellStart"/>
      <w:proofErr w:type="gramStart"/>
      <w:r w:rsidRPr="00D34A98">
        <w:t>endDate</w:t>
      </w:r>
      <w:proofErr w:type="spellEnd"/>
      <w:proofErr w:type="gramEnd"/>
    </w:p>
    <w:p w:rsidR="00512BCB" w:rsidRDefault="00512BCB" w:rsidP="00512BCB">
      <w:pPr>
        <w:pStyle w:val="TAGcomments2"/>
        <w:numPr>
          <w:ilvl w:val="0"/>
          <w:numId w:val="46"/>
        </w:numPr>
        <w:rPr>
          <w:b/>
        </w:rPr>
      </w:pPr>
      <w:proofErr w:type="spellStart"/>
      <w:r w:rsidRPr="00512BCB">
        <w:rPr>
          <w:i w:val="0"/>
        </w:rPr>
        <w:t>endDate</w:t>
      </w:r>
      <w:proofErr w:type="spellEnd"/>
      <w:r>
        <w:t xml:space="preserve"> </w:t>
      </w:r>
      <w:r w:rsidRPr="00512BCB">
        <w:rPr>
          <w:b/>
        </w:rPr>
        <w:t>shall</w:t>
      </w:r>
      <w:r>
        <w:t xml:space="preserve"> have type </w:t>
      </w:r>
      <w:r w:rsidRPr="00512BCB">
        <w:rPr>
          <w:i w:val="0"/>
        </w:rPr>
        <w:t>Date/time</w:t>
      </w:r>
      <w:r w:rsidR="00CE796D">
        <w:t xml:space="preserve"> instead of </w:t>
      </w:r>
      <w:r w:rsidR="00CE796D" w:rsidRPr="00512BCB">
        <w:rPr>
          <w:i w:val="0"/>
        </w:rPr>
        <w:t>VARCHAR</w:t>
      </w:r>
    </w:p>
    <w:p w:rsidR="00512BCB" w:rsidRPr="00512BCB" w:rsidRDefault="00512BCB" w:rsidP="00512BCB">
      <w:pPr>
        <w:pStyle w:val="Heading3"/>
      </w:pPr>
      <w:proofErr w:type="gramStart"/>
      <w:r>
        <w:t>description</w:t>
      </w:r>
      <w:proofErr w:type="gramEnd"/>
      <w:r>
        <w:t xml:space="preserve"> </w:t>
      </w:r>
    </w:p>
    <w:p w:rsidR="00512BCB" w:rsidRDefault="00512BCB" w:rsidP="00512BCB">
      <w:pPr>
        <w:pStyle w:val="TAGcomments2"/>
        <w:numPr>
          <w:ilvl w:val="0"/>
          <w:numId w:val="46"/>
        </w:numPr>
        <w:rPr>
          <w:b/>
        </w:rPr>
      </w:pPr>
      <w:r>
        <w:t>A recommendation for a business ru</w:t>
      </w:r>
      <w:r w:rsidR="00CE796D">
        <w:t xml:space="preserve">le </w:t>
      </w:r>
      <w:r w:rsidRPr="00512BCB">
        <w:rPr>
          <w:b/>
        </w:rPr>
        <w:t>should</w:t>
      </w:r>
      <w:r>
        <w:t xml:space="preserve"> be created with suggestions on how </w:t>
      </w:r>
      <w:r w:rsidR="00CE796D">
        <w:t>to handle the description</w:t>
      </w:r>
      <w:r>
        <w:t>.</w:t>
      </w:r>
    </w:p>
    <w:p w:rsidR="00512BCB" w:rsidRPr="00512BCB" w:rsidRDefault="00512BCB" w:rsidP="00512BCB">
      <w:pPr>
        <w:pStyle w:val="Heading2"/>
      </w:pPr>
      <w:bookmarkStart w:id="16" w:name="_Toc418693894"/>
      <w:proofErr w:type="spellStart"/>
      <w:proofErr w:type="gramStart"/>
      <w:r>
        <w:t>stationIdAlias</w:t>
      </w:r>
      <w:bookmarkEnd w:id="16"/>
      <w:proofErr w:type="spellEnd"/>
      <w:proofErr w:type="gramEnd"/>
    </w:p>
    <w:p w:rsidR="00512BCB" w:rsidRPr="00512BCB" w:rsidRDefault="00512BCB" w:rsidP="00512BCB">
      <w:pPr>
        <w:pStyle w:val="TAGcomments2"/>
        <w:numPr>
          <w:ilvl w:val="0"/>
          <w:numId w:val="46"/>
        </w:numPr>
        <w:rPr>
          <w:b/>
        </w:rPr>
      </w:pPr>
      <w:r>
        <w:t>D</w:t>
      </w:r>
      <w:r w:rsidR="00374A2F">
        <w:t xml:space="preserve">ata from the different sources </w:t>
      </w:r>
      <w:r>
        <w:rPr>
          <w:b/>
        </w:rPr>
        <w:t xml:space="preserve">will </w:t>
      </w:r>
      <w:r>
        <w:t xml:space="preserve">be organised </w:t>
      </w:r>
      <w:r w:rsidR="00374A2F">
        <w:t xml:space="preserve">before entering them into the </w:t>
      </w:r>
      <w:r>
        <w:t xml:space="preserve">CLIMSOFT </w:t>
      </w:r>
      <w:r w:rsidR="00BD56DA">
        <w:t xml:space="preserve">observations, when data </w:t>
      </w:r>
      <w:r>
        <w:t xml:space="preserve">is available </w:t>
      </w:r>
      <w:r w:rsidR="00BD56DA">
        <w:t>for the same station from different sources</w:t>
      </w:r>
      <w:r>
        <w:t>.</w:t>
      </w:r>
    </w:p>
    <w:p w:rsidR="00512BCB" w:rsidRDefault="00512BCB" w:rsidP="00512BCB">
      <w:pPr>
        <w:pStyle w:val="TAGcomments2"/>
        <w:numPr>
          <w:ilvl w:val="0"/>
          <w:numId w:val="46"/>
        </w:numPr>
        <w:rPr>
          <w:b/>
        </w:rPr>
      </w:pPr>
      <w:r>
        <w:t xml:space="preserve">A </w:t>
      </w:r>
      <w:r w:rsidR="00374A2F">
        <w:t xml:space="preserve">reference table </w:t>
      </w:r>
      <w:r w:rsidRPr="00512BCB">
        <w:rPr>
          <w:b/>
        </w:rPr>
        <w:t>shall</w:t>
      </w:r>
      <w:r>
        <w:t xml:space="preserve"> be included </w:t>
      </w:r>
      <w:r w:rsidR="00374A2F">
        <w:t>wit</w:t>
      </w:r>
      <w:r>
        <w:t xml:space="preserve">h a description of each </w:t>
      </w:r>
      <w:proofErr w:type="spellStart"/>
      <w:r w:rsidRPr="00512BCB">
        <w:rPr>
          <w:i w:val="0"/>
        </w:rPr>
        <w:t>station</w:t>
      </w:r>
      <w:r w:rsidR="00374A2F" w:rsidRPr="00512BCB">
        <w:rPr>
          <w:i w:val="0"/>
        </w:rPr>
        <w:t>Id</w:t>
      </w:r>
      <w:proofErr w:type="spellEnd"/>
      <w:r>
        <w:t xml:space="preserve"> class.</w:t>
      </w:r>
    </w:p>
    <w:p w:rsidR="00512BCB" w:rsidRPr="00512BCB" w:rsidRDefault="00512BCB" w:rsidP="00512BCB">
      <w:pPr>
        <w:pStyle w:val="Heading2"/>
      </w:pPr>
      <w:bookmarkStart w:id="17" w:name="_Toc418693895"/>
      <w:proofErr w:type="gramStart"/>
      <w:r>
        <w:t>instrument</w:t>
      </w:r>
      <w:bookmarkEnd w:id="17"/>
      <w:proofErr w:type="gramEnd"/>
    </w:p>
    <w:p w:rsidR="00512BCB" w:rsidRPr="00512BCB" w:rsidRDefault="001A2DC4" w:rsidP="00512BCB">
      <w:pPr>
        <w:pStyle w:val="TAGcomments2"/>
        <w:numPr>
          <w:ilvl w:val="0"/>
          <w:numId w:val="46"/>
        </w:numPr>
        <w:rPr>
          <w:b/>
        </w:rPr>
      </w:pPr>
      <w:r>
        <w:t xml:space="preserve">New </w:t>
      </w:r>
      <w:r w:rsidRPr="00512BCB">
        <w:rPr>
          <w:i w:val="0"/>
        </w:rPr>
        <w:t>instrument</w:t>
      </w:r>
      <w:r w:rsidR="00512BCB">
        <w:t xml:space="preserve"> entities such as: </w:t>
      </w:r>
      <w:proofErr w:type="spellStart"/>
      <w:r w:rsidRPr="00512BCB">
        <w:rPr>
          <w:i w:val="0"/>
        </w:rPr>
        <w:t>instrumentInspection</w:t>
      </w:r>
      <w:proofErr w:type="spellEnd"/>
      <w:r>
        <w:t>,</w:t>
      </w:r>
      <w:r w:rsidR="00512BCB">
        <w:t xml:space="preserve"> </w:t>
      </w:r>
      <w:proofErr w:type="spellStart"/>
      <w:r w:rsidRPr="00512BCB">
        <w:rPr>
          <w:i w:val="0"/>
        </w:rPr>
        <w:t>instrumentFaultReport</w:t>
      </w:r>
      <w:proofErr w:type="spellEnd"/>
      <w:r w:rsidR="00512BCB">
        <w:t xml:space="preserve"> and </w:t>
      </w:r>
      <w:proofErr w:type="spellStart"/>
      <w:r w:rsidR="00512BCB" w:rsidRPr="00512BCB">
        <w:rPr>
          <w:i w:val="0"/>
        </w:rPr>
        <w:t>faultResolution</w:t>
      </w:r>
      <w:proofErr w:type="spellEnd"/>
      <w:r>
        <w:t xml:space="preserve"> </w:t>
      </w:r>
      <w:r w:rsidR="00512BCB" w:rsidRPr="00512BCB">
        <w:rPr>
          <w:b/>
        </w:rPr>
        <w:t>shall</w:t>
      </w:r>
      <w:r w:rsidR="00512BCB">
        <w:t xml:space="preserve"> be created </w:t>
      </w:r>
      <w:r>
        <w:t>to meet the recommendations of the WMO (monitoring metadata)</w:t>
      </w:r>
    </w:p>
    <w:p w:rsidR="00512BCB" w:rsidRPr="00512BCB" w:rsidRDefault="00460AF1" w:rsidP="00512BCB">
      <w:pPr>
        <w:pStyle w:val="TAGcomments2"/>
        <w:numPr>
          <w:ilvl w:val="0"/>
          <w:numId w:val="46"/>
        </w:numPr>
        <w:rPr>
          <w:b/>
        </w:rPr>
      </w:pPr>
      <w:r w:rsidRPr="00B95CA7">
        <w:t>WMO</w:t>
      </w:r>
      <w:r w:rsidR="00512BCB" w:rsidRPr="00B95CA7">
        <w:t xml:space="preserve"> Recommendation</w:t>
      </w:r>
      <w:r w:rsidR="001937F9">
        <w:t xml:space="preserve"> </w:t>
      </w:r>
      <w:r w:rsidR="00512BCB">
        <w:t>section: 4.3.1.7 - Sensor</w:t>
      </w:r>
      <w:r w:rsidR="00512BCB">
        <w:rPr>
          <w:b/>
        </w:rPr>
        <w:br/>
      </w:r>
      <w:r w:rsidR="00512BCB">
        <w:t>The</w:t>
      </w:r>
      <w:r>
        <w:t xml:space="preserve"> </w:t>
      </w:r>
      <w:r w:rsidR="00512BCB" w:rsidRPr="00512BCB">
        <w:rPr>
          <w:i w:val="0"/>
        </w:rPr>
        <w:t>instrument</w:t>
      </w:r>
      <w:r w:rsidR="00512BCB">
        <w:t xml:space="preserve"> entity </w:t>
      </w:r>
      <w:r w:rsidR="00512BCB" w:rsidRPr="00512BCB">
        <w:rPr>
          <w:b/>
        </w:rPr>
        <w:t>shall</w:t>
      </w:r>
      <w:r w:rsidR="00512BCB">
        <w:t xml:space="preserve"> </w:t>
      </w:r>
      <w:r w:rsidR="001937F9">
        <w:t>cover</w:t>
      </w:r>
      <w:r w:rsidR="00512BCB">
        <w:t xml:space="preserve"> the s</w:t>
      </w:r>
      <w:r w:rsidR="001937F9">
        <w:t>en</w:t>
      </w:r>
      <w:r w:rsidR="00512BCB">
        <w:t>sor</w:t>
      </w:r>
      <w:r w:rsidR="001937F9">
        <w:t xml:space="preserve"> metadata</w:t>
      </w:r>
      <w:r w:rsidR="00512BCB">
        <w:t xml:space="preserve">, e.g. </w:t>
      </w:r>
      <w:proofErr w:type="spellStart"/>
      <w:r w:rsidRPr="00512BCB">
        <w:rPr>
          <w:i w:val="0"/>
        </w:rPr>
        <w:t>serialNumber</w:t>
      </w:r>
      <w:proofErr w:type="spellEnd"/>
      <w:r w:rsidR="00512BCB">
        <w:t>”</w:t>
      </w:r>
    </w:p>
    <w:p w:rsidR="00B95CA7" w:rsidRPr="00B95CA7" w:rsidRDefault="00512BCB" w:rsidP="00B95CA7">
      <w:pPr>
        <w:pStyle w:val="TAGcomments2"/>
        <w:numPr>
          <w:ilvl w:val="0"/>
          <w:numId w:val="46"/>
        </w:numPr>
        <w:rPr>
          <w:b/>
        </w:rPr>
      </w:pPr>
      <w:r w:rsidRPr="00B95CA7">
        <w:lastRenderedPageBreak/>
        <w:t>WMO Recommendation</w:t>
      </w:r>
      <w:r w:rsidR="00B95CA7">
        <w:rPr>
          <w:b/>
        </w:rPr>
        <w:t>:</w:t>
      </w:r>
      <w:r>
        <w:rPr>
          <w:b/>
        </w:rPr>
        <w:t xml:space="preserve"> </w:t>
      </w:r>
      <w:r w:rsidR="00B95CA7">
        <w:t>s</w:t>
      </w:r>
      <w:r>
        <w:t xml:space="preserve">ection 5.4.4.2 </w:t>
      </w:r>
      <w:r w:rsidR="00B95CA7">
        <w:t xml:space="preserve">- </w:t>
      </w:r>
      <w:r>
        <w:t>Measurements</w:t>
      </w:r>
      <w:r w:rsidR="00B95CA7">
        <w:br/>
        <w:t>U</w:t>
      </w:r>
      <w:r w:rsidR="00B708A7">
        <w:t>ncertainties of the instruments</w:t>
      </w:r>
      <w:r w:rsidR="00B95CA7">
        <w:t xml:space="preserve"> </w:t>
      </w:r>
      <w:r w:rsidR="00B95CA7">
        <w:rPr>
          <w:b/>
        </w:rPr>
        <w:t xml:space="preserve">shall </w:t>
      </w:r>
      <w:r w:rsidR="00B95CA7">
        <w:t>be recorded.</w:t>
      </w:r>
      <w:r w:rsidR="00B708A7">
        <w:t xml:space="preserve"> WMO recommends keeping the information of the processes, software, governance mechanisms and data analysis used to understand and record the uncertainty inherent in observation measurements and processes. This </w:t>
      </w:r>
      <w:r w:rsidR="00B95CA7" w:rsidRPr="00B95CA7">
        <w:rPr>
          <w:b/>
        </w:rPr>
        <w:t>shall</w:t>
      </w:r>
      <w:r w:rsidR="00B95CA7">
        <w:t xml:space="preserve"> </w:t>
      </w:r>
      <w:r w:rsidR="00B708A7">
        <w:t xml:space="preserve">be </w:t>
      </w:r>
      <w:r w:rsidR="00B95CA7">
        <w:t xml:space="preserve">covered by the </w:t>
      </w:r>
      <w:proofErr w:type="spellStart"/>
      <w:r w:rsidR="00B95CA7" w:rsidRPr="00B95CA7">
        <w:rPr>
          <w:i w:val="0"/>
        </w:rPr>
        <w:t>instrumentUncertainty</w:t>
      </w:r>
      <w:proofErr w:type="spellEnd"/>
      <w:r w:rsidR="00B95CA7">
        <w:t xml:space="preserve"> attribute of the </w:t>
      </w:r>
      <w:r w:rsidR="00B708A7" w:rsidRPr="00B95CA7">
        <w:rPr>
          <w:i w:val="0"/>
        </w:rPr>
        <w:t>instrument</w:t>
      </w:r>
      <w:r w:rsidR="00B708A7">
        <w:t xml:space="preserve"> entity </w:t>
      </w:r>
    </w:p>
    <w:p w:rsidR="00B95CA7" w:rsidRDefault="00B95CA7" w:rsidP="00B95CA7">
      <w:pPr>
        <w:pStyle w:val="TAGcomments2"/>
        <w:numPr>
          <w:ilvl w:val="0"/>
          <w:numId w:val="46"/>
        </w:numPr>
        <w:rPr>
          <w:b/>
        </w:rPr>
      </w:pPr>
      <w:r w:rsidRPr="00B95CA7">
        <w:t>WMO Recommendation</w:t>
      </w:r>
      <w:r w:rsidR="005F54B7" w:rsidRPr="00B95CA7">
        <w:rPr>
          <w:b/>
        </w:rPr>
        <w:t>:</w:t>
      </w:r>
      <w:r>
        <w:rPr>
          <w:b/>
        </w:rPr>
        <w:t xml:space="preserve"> </w:t>
      </w:r>
      <w:r>
        <w:t>section 4.3.17 - Sensor</w:t>
      </w:r>
      <w:r>
        <w:br/>
      </w:r>
      <w:r w:rsidR="005F54B7">
        <w:t xml:space="preserve">The new </w:t>
      </w:r>
      <w:proofErr w:type="spellStart"/>
      <w:r>
        <w:rPr>
          <w:i w:val="0"/>
        </w:rPr>
        <w:t>instrument</w:t>
      </w:r>
      <w:r w:rsidRPr="00B95CA7">
        <w:rPr>
          <w:i w:val="0"/>
          <w:u w:val="single"/>
        </w:rPr>
        <w:t>I</w:t>
      </w:r>
      <w:r w:rsidRPr="00B95CA7">
        <w:rPr>
          <w:i w:val="0"/>
        </w:rPr>
        <w:t>nspection</w:t>
      </w:r>
      <w:proofErr w:type="spellEnd"/>
      <w:r w:rsidR="005F54B7">
        <w:t xml:space="preserve"> </w:t>
      </w:r>
      <w:r>
        <w:t xml:space="preserve">entity </w:t>
      </w:r>
      <w:r w:rsidRPr="00B95CA7">
        <w:rPr>
          <w:b/>
        </w:rPr>
        <w:t>shall</w:t>
      </w:r>
      <w:r>
        <w:t xml:space="preserve"> </w:t>
      </w:r>
      <w:r w:rsidR="005F54B7">
        <w:t>cov</w:t>
      </w:r>
      <w:r>
        <w:t>er</w:t>
      </w:r>
      <w:r w:rsidR="005F54B7">
        <w:t xml:space="preserve"> the status of th</w:t>
      </w:r>
      <w:r>
        <w:t xml:space="preserve">e sensor through the </w:t>
      </w:r>
      <w:r w:rsidRPr="00B95CA7">
        <w:rPr>
          <w:i w:val="0"/>
        </w:rPr>
        <w:t>status</w:t>
      </w:r>
      <w:r>
        <w:t xml:space="preserve"> attribute</w:t>
      </w:r>
      <w:r>
        <w:rPr>
          <w:i w:val="0"/>
        </w:rPr>
        <w:t xml:space="preserve">. Valid options </w:t>
      </w:r>
      <w:r w:rsidRPr="00B95CA7">
        <w:rPr>
          <w:b/>
          <w:i w:val="0"/>
        </w:rPr>
        <w:t>shall</w:t>
      </w:r>
      <w:r>
        <w:rPr>
          <w:i w:val="0"/>
        </w:rPr>
        <w:t xml:space="preserve"> include</w:t>
      </w:r>
      <w:r>
        <w:t xml:space="preserve"> </w:t>
      </w:r>
      <w:r w:rsidR="005F54B7" w:rsidRPr="00B95CA7">
        <w:rPr>
          <w:i w:val="0"/>
        </w:rPr>
        <w:t>operati</w:t>
      </w:r>
      <w:r w:rsidRPr="00B95CA7">
        <w:rPr>
          <w:i w:val="0"/>
        </w:rPr>
        <w:t>onal</w:t>
      </w:r>
      <w:r>
        <w:rPr>
          <w:i w:val="0"/>
        </w:rPr>
        <w:t xml:space="preserve">, </w:t>
      </w:r>
      <w:r w:rsidRPr="00B95CA7">
        <w:rPr>
          <w:i w:val="0"/>
        </w:rPr>
        <w:t>not operational</w:t>
      </w:r>
      <w:r>
        <w:t xml:space="preserve"> etc.</w:t>
      </w:r>
    </w:p>
    <w:p w:rsidR="00B95CA7" w:rsidRPr="00B95CA7" w:rsidRDefault="00B95CA7" w:rsidP="00B95CA7">
      <w:pPr>
        <w:pStyle w:val="Heading3"/>
      </w:pPr>
      <w:proofErr w:type="spellStart"/>
      <w:proofErr w:type="gramStart"/>
      <w:r>
        <w:t>instrument</w:t>
      </w:r>
      <w:r w:rsidRPr="00B95CA7">
        <w:rPr>
          <w:u w:val="single"/>
        </w:rPr>
        <w:t>Id</w:t>
      </w:r>
      <w:proofErr w:type="spellEnd"/>
      <w:proofErr w:type="gramEnd"/>
    </w:p>
    <w:p w:rsidR="00B95CA7" w:rsidRDefault="008D6E7B" w:rsidP="00B95CA7">
      <w:pPr>
        <w:pStyle w:val="TAGcomments2"/>
        <w:numPr>
          <w:ilvl w:val="0"/>
          <w:numId w:val="46"/>
        </w:numPr>
        <w:rPr>
          <w:b/>
          <w:i w:val="0"/>
        </w:rPr>
      </w:pPr>
      <w:proofErr w:type="spellStart"/>
      <w:proofErr w:type="gramStart"/>
      <w:r w:rsidRPr="00B95CA7">
        <w:rPr>
          <w:i w:val="0"/>
        </w:rPr>
        <w:t>instrument</w:t>
      </w:r>
      <w:r w:rsidRPr="00B95CA7">
        <w:rPr>
          <w:i w:val="0"/>
          <w:u w:val="single"/>
        </w:rPr>
        <w:t>Id</w:t>
      </w:r>
      <w:proofErr w:type="spellEnd"/>
      <w:proofErr w:type="gramEnd"/>
      <w:r w:rsidR="00B95CA7">
        <w:t xml:space="preserve"> </w:t>
      </w:r>
      <w:r w:rsidR="00B95CA7" w:rsidRPr="00B95CA7">
        <w:rPr>
          <w:b/>
        </w:rPr>
        <w:t>shall</w:t>
      </w:r>
      <w:r w:rsidR="00B95CA7">
        <w:t xml:space="preserve"> be used as the id attribute </w:t>
      </w:r>
      <w:r>
        <w:t>i</w:t>
      </w:r>
      <w:r w:rsidR="00B95CA7">
        <w:t xml:space="preserve">nstead </w:t>
      </w:r>
      <w:r w:rsidR="00B95CA7" w:rsidRPr="00B95CA7">
        <w:rPr>
          <w:i w:val="0"/>
        </w:rPr>
        <w:t>id</w:t>
      </w:r>
      <w:r w:rsidR="00B95CA7">
        <w:rPr>
          <w:i w:val="0"/>
        </w:rPr>
        <w:t>.</w:t>
      </w:r>
    </w:p>
    <w:p w:rsidR="00B95CA7" w:rsidRPr="00B95CA7" w:rsidRDefault="00B95CA7" w:rsidP="00B95CA7">
      <w:pPr>
        <w:pStyle w:val="Heading3"/>
      </w:pPr>
      <w:proofErr w:type="gramStart"/>
      <w:r>
        <w:t>description</w:t>
      </w:r>
      <w:proofErr w:type="gramEnd"/>
      <w:r>
        <w:t xml:space="preserve"> </w:t>
      </w:r>
    </w:p>
    <w:p w:rsidR="00CE796D" w:rsidRPr="00B95CA7" w:rsidRDefault="00B95CA7" w:rsidP="00B95CA7">
      <w:pPr>
        <w:pStyle w:val="TAGcomments2"/>
        <w:numPr>
          <w:ilvl w:val="0"/>
          <w:numId w:val="46"/>
        </w:numPr>
        <w:rPr>
          <w:b/>
          <w:i w:val="0"/>
        </w:rPr>
      </w:pPr>
      <w:r>
        <w:t xml:space="preserve">A </w:t>
      </w:r>
      <w:r w:rsidR="00CE796D">
        <w:t>description</w:t>
      </w:r>
      <w:r w:rsidR="00A90E39">
        <w:t xml:space="preserve"> column</w:t>
      </w:r>
      <w:r>
        <w:t xml:space="preserve"> </w:t>
      </w:r>
      <w:r w:rsidRPr="00B95CA7">
        <w:rPr>
          <w:b/>
        </w:rPr>
        <w:t>shall</w:t>
      </w:r>
      <w:r>
        <w:t xml:space="preserve"> be added.</w:t>
      </w:r>
    </w:p>
    <w:p w:rsidR="00CE796D" w:rsidRPr="005802DB" w:rsidRDefault="00CE796D" w:rsidP="00B95CA7">
      <w:pPr>
        <w:pStyle w:val="TAGcomments2"/>
      </w:pPr>
    </w:p>
    <w:p w:rsidR="002510DC" w:rsidRDefault="00B95CA7" w:rsidP="00AB041C">
      <w:pPr>
        <w:pStyle w:val="Heading1"/>
      </w:pPr>
      <w:bookmarkStart w:id="18" w:name="_Toc418693896"/>
      <w:r>
        <w:t xml:space="preserve">4. </w:t>
      </w:r>
      <w:r w:rsidR="00AC3F62">
        <w:t>User Requirements</w:t>
      </w:r>
      <w:r w:rsidR="00446F3A">
        <w:t xml:space="preserve"> from workshop</w:t>
      </w:r>
      <w:r>
        <w:rPr>
          <w:rStyle w:val="FootnoteReference"/>
        </w:rPr>
        <w:footnoteReference w:id="2"/>
      </w:r>
      <w:bookmarkEnd w:id="18"/>
    </w:p>
    <w:p w:rsidR="00324D4A" w:rsidRPr="00324D4A" w:rsidRDefault="00324D4A" w:rsidP="00D34A98">
      <w:pPr>
        <w:pStyle w:val="Heading2"/>
      </w:pPr>
      <w:bookmarkStart w:id="20" w:name="_Toc418693897"/>
      <w:r>
        <w:t>Key Entry</w:t>
      </w:r>
      <w:bookmarkEnd w:id="20"/>
    </w:p>
    <w:p w:rsidR="008F0A2F" w:rsidRDefault="00B95CA7" w:rsidP="00AC3F0B">
      <w:pPr>
        <w:pStyle w:val="TAGcomments2"/>
        <w:numPr>
          <w:ilvl w:val="0"/>
          <w:numId w:val="39"/>
        </w:numPr>
        <w:jc w:val="both"/>
      </w:pPr>
      <w:r>
        <w:t>T</w:t>
      </w:r>
      <w:r w:rsidR="00851831" w:rsidRPr="00BD56DA">
        <w:t>he description</w:t>
      </w:r>
      <w:r w:rsidR="008F0A2F" w:rsidRPr="00BD56DA">
        <w:t xml:space="preserve"> of the forms</w:t>
      </w:r>
      <w:r w:rsidR="00851831" w:rsidRPr="00BD56DA">
        <w:t xml:space="preserve"> </w:t>
      </w:r>
      <w:r w:rsidRPr="00B95CA7">
        <w:rPr>
          <w:b/>
        </w:rPr>
        <w:t>shall</w:t>
      </w:r>
      <w:r>
        <w:t xml:space="preserve"> </w:t>
      </w:r>
      <w:r w:rsidR="00851831" w:rsidRPr="00BD56DA">
        <w:t>be improved</w:t>
      </w:r>
      <w:r w:rsidR="008F0A2F" w:rsidRPr="00BD56DA">
        <w:t xml:space="preserve"> (e.g. Hourly data for one element, Daily data for one element, Daily data for several elements, </w:t>
      </w:r>
      <w:proofErr w:type="gramStart"/>
      <w:r w:rsidR="008F0A2F" w:rsidRPr="00BD56DA">
        <w:t>Daily</w:t>
      </w:r>
      <w:proofErr w:type="gramEnd"/>
      <w:r w:rsidR="008F0A2F" w:rsidRPr="00BD56DA">
        <w:t xml:space="preserve"> upper air data for several elements)</w:t>
      </w:r>
      <w:r>
        <w:t>. Previously the descriptions were inconsistent.</w:t>
      </w:r>
    </w:p>
    <w:p w:rsidR="00CA0250" w:rsidRDefault="00CA0250" w:rsidP="00AC3F0B">
      <w:pPr>
        <w:pStyle w:val="Personalremarks"/>
        <w:ind w:left="720"/>
        <w:rPr>
          <w:ins w:id="21" w:author="Ian" w:date="2015-04-29T15:34:00Z"/>
          <w:i w:val="0"/>
          <w:color w:val="auto"/>
        </w:rPr>
      </w:pPr>
      <w:r w:rsidRPr="00CA0250">
        <w:rPr>
          <w:color w:val="auto"/>
        </w:rPr>
        <w:t xml:space="preserve">The user </w:t>
      </w:r>
      <w:r w:rsidRPr="00CA0250">
        <w:rPr>
          <w:b/>
          <w:color w:val="auto"/>
        </w:rPr>
        <w:t>shall</w:t>
      </w:r>
      <w:r w:rsidRPr="00CA0250">
        <w:rPr>
          <w:color w:val="auto"/>
        </w:rPr>
        <w:t xml:space="preserve"> be given a choice of how to enter decimal values. Some users consider that there is an error when using Key Entry because decimal values cannot be entered (e.g. 15.2). CLIMSOFT expects the value to be entered according to a scale factor (e.g. 152) in order to reduce keying errors</w:t>
      </w:r>
      <w:r w:rsidR="00AC3F0B">
        <w:rPr>
          <w:color w:val="auto"/>
        </w:rPr>
        <w:t>. See Figure 4.1</w:t>
      </w:r>
      <w:r w:rsidRPr="00CA0250">
        <w:rPr>
          <w:color w:val="auto"/>
        </w:rPr>
        <w:t xml:space="preserve">. There </w:t>
      </w:r>
      <w:r w:rsidRPr="00CA0250">
        <w:rPr>
          <w:b/>
          <w:color w:val="auto"/>
        </w:rPr>
        <w:t>shall</w:t>
      </w:r>
      <w:r w:rsidRPr="00CA0250">
        <w:rPr>
          <w:color w:val="auto"/>
        </w:rPr>
        <w:t xml:space="preserve"> be an option to allow users to enter values using either method. There </w:t>
      </w:r>
      <w:r w:rsidRPr="00CA0250">
        <w:rPr>
          <w:b/>
          <w:color w:val="auto"/>
        </w:rPr>
        <w:t>should</w:t>
      </w:r>
      <w:r w:rsidRPr="00CA0250">
        <w:rPr>
          <w:color w:val="auto"/>
        </w:rPr>
        <w:t xml:space="preserve"> be an option to allow the user to enter data in other units if the conversion is known, due to requirement 1.4 that the system shall be intuitive and easy to use. The data in the database </w:t>
      </w:r>
      <w:r w:rsidRPr="00CA0250">
        <w:rPr>
          <w:b/>
          <w:color w:val="auto"/>
        </w:rPr>
        <w:t>shall</w:t>
      </w:r>
      <w:r w:rsidRPr="00CA0250">
        <w:rPr>
          <w:color w:val="auto"/>
        </w:rPr>
        <w:t xml:space="preserve"> be store in the recorded units (e.g. degrees C). A review </w:t>
      </w:r>
      <w:r w:rsidRPr="00CA0250">
        <w:rPr>
          <w:b/>
          <w:color w:val="auto"/>
        </w:rPr>
        <w:t>should</w:t>
      </w:r>
      <w:r w:rsidRPr="00CA0250">
        <w:rPr>
          <w:color w:val="auto"/>
        </w:rPr>
        <w:t xml:space="preserve"> be conducted to consider what should happen if a user changes the scale factor for an element, changes the units (e.g. from inches to cm),</w:t>
      </w:r>
      <w:r>
        <w:t xml:space="preserve"> </w:t>
      </w:r>
      <w:r w:rsidRPr="00CA0250">
        <w:rPr>
          <w:color w:val="auto"/>
        </w:rPr>
        <w:t xml:space="preserve">or changes the instrument and best practice recommendations </w:t>
      </w:r>
      <w:r w:rsidRPr="00CA0250">
        <w:rPr>
          <w:b/>
          <w:color w:val="auto"/>
        </w:rPr>
        <w:t>should</w:t>
      </w:r>
      <w:r w:rsidRPr="00CA0250">
        <w:rPr>
          <w:color w:val="auto"/>
        </w:rPr>
        <w:t xml:space="preserve"> be given.</w:t>
      </w:r>
      <w:r>
        <w:rPr>
          <w:color w:val="auto"/>
        </w:rPr>
        <w:br/>
      </w:r>
      <w:r w:rsidRPr="00CA0250">
        <w:rPr>
          <w:color w:val="auto"/>
        </w:rPr>
        <w:lastRenderedPageBreak/>
        <w:br/>
      </w:r>
      <w:r>
        <w:rPr>
          <w:i w:val="0"/>
          <w:noProof/>
          <w:color w:val="auto"/>
        </w:rPr>
        <w:drawing>
          <wp:inline distT="0" distB="0" distL="0" distR="0">
            <wp:extent cx="4212076" cy="2251681"/>
            <wp:effectExtent l="0" t="0" r="0" b="0"/>
            <wp:docPr id="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6626" cy="2254114"/>
                    </a:xfrm>
                    <a:prstGeom prst="rect">
                      <a:avLst/>
                    </a:prstGeom>
                    <a:noFill/>
                    <a:ln>
                      <a:noFill/>
                    </a:ln>
                  </pic:spPr>
                </pic:pic>
              </a:graphicData>
            </a:graphic>
          </wp:inline>
        </w:drawing>
      </w:r>
    </w:p>
    <w:p w:rsidR="00CA0250" w:rsidRDefault="00AC3F0B" w:rsidP="00CA0250">
      <w:pPr>
        <w:pStyle w:val="Personalremarks"/>
        <w:ind w:left="720"/>
        <w:jc w:val="center"/>
        <w:rPr>
          <w:i w:val="0"/>
          <w:color w:val="auto"/>
        </w:rPr>
      </w:pPr>
      <w:r w:rsidRPr="000350FD">
        <w:rPr>
          <w:b/>
          <w:bCs/>
          <w:i w:val="0"/>
          <w:color w:val="4F81BD" w:themeColor="accent1"/>
          <w:sz w:val="18"/>
          <w:szCs w:val="18"/>
        </w:rPr>
        <w:t>Figure 4.1</w:t>
      </w:r>
      <w:r w:rsidR="00CA0250" w:rsidRPr="000350FD">
        <w:rPr>
          <w:b/>
          <w:bCs/>
          <w:i w:val="0"/>
          <w:color w:val="4F81BD" w:themeColor="accent1"/>
          <w:sz w:val="18"/>
          <w:szCs w:val="18"/>
        </w:rPr>
        <w:t xml:space="preserve"> – Some users expect to be able to enter decimal values are unaware of the element scale</w:t>
      </w:r>
      <w:r w:rsidR="00CA0250">
        <w:rPr>
          <w:i w:val="0"/>
          <w:color w:val="auto"/>
        </w:rPr>
        <w:t xml:space="preserve"> factor.</w:t>
      </w:r>
    </w:p>
    <w:p w:rsidR="00CA0250" w:rsidRDefault="00CA0250" w:rsidP="00BD56DA">
      <w:pPr>
        <w:pStyle w:val="TAGcomments2"/>
        <w:numPr>
          <w:ilvl w:val="0"/>
          <w:numId w:val="39"/>
        </w:numPr>
      </w:pPr>
      <w:r>
        <w:t xml:space="preserve">Detailed documentation on installation and solutions to common problems </w:t>
      </w:r>
      <w:r w:rsidRPr="00CA0250">
        <w:rPr>
          <w:b/>
        </w:rPr>
        <w:t>shall</w:t>
      </w:r>
      <w:r>
        <w:t xml:space="preserve"> be provided. </w:t>
      </w:r>
    </w:p>
    <w:p w:rsidR="00CA0250" w:rsidRDefault="00CA0250" w:rsidP="00CA0250">
      <w:pPr>
        <w:pStyle w:val="Personalremarks"/>
        <w:ind w:left="360"/>
        <w:jc w:val="center"/>
        <w:rPr>
          <w:ins w:id="22" w:author="Ian" w:date="2015-04-29T15:32:00Z"/>
          <w:i w:val="0"/>
          <w:color w:val="auto"/>
        </w:rPr>
      </w:pPr>
      <w:r>
        <w:rPr>
          <w:i w:val="0"/>
          <w:noProof/>
          <w:color w:val="auto"/>
        </w:rPr>
        <w:drawing>
          <wp:inline distT="0" distB="0" distL="0" distR="0">
            <wp:extent cx="4713605" cy="1610995"/>
            <wp:effectExtent l="0" t="0" r="0" b="8255"/>
            <wp:docPr id="1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3605" cy="1610995"/>
                    </a:xfrm>
                    <a:prstGeom prst="rect">
                      <a:avLst/>
                    </a:prstGeom>
                    <a:noFill/>
                    <a:ln>
                      <a:noFill/>
                    </a:ln>
                  </pic:spPr>
                </pic:pic>
              </a:graphicData>
            </a:graphic>
          </wp:inline>
        </w:drawing>
      </w:r>
    </w:p>
    <w:p w:rsidR="00CA0250" w:rsidRPr="000350FD" w:rsidRDefault="00CA0250" w:rsidP="00CA0250">
      <w:pPr>
        <w:pStyle w:val="Personalremarks"/>
        <w:ind w:left="360"/>
        <w:jc w:val="center"/>
        <w:rPr>
          <w:b/>
          <w:bCs/>
          <w:i w:val="0"/>
          <w:color w:val="4F81BD" w:themeColor="accent1"/>
          <w:sz w:val="18"/>
          <w:szCs w:val="18"/>
        </w:rPr>
      </w:pPr>
      <w:r w:rsidRPr="000350FD">
        <w:rPr>
          <w:b/>
          <w:bCs/>
          <w:i w:val="0"/>
          <w:color w:val="4F81BD" w:themeColor="accent1"/>
          <w:sz w:val="18"/>
          <w:szCs w:val="18"/>
        </w:rPr>
        <w:t>Figure 4</w:t>
      </w:r>
      <w:r w:rsidR="00AC3F0B" w:rsidRPr="000350FD">
        <w:rPr>
          <w:b/>
          <w:bCs/>
          <w:i w:val="0"/>
          <w:color w:val="4F81BD" w:themeColor="accent1"/>
          <w:sz w:val="18"/>
          <w:szCs w:val="18"/>
        </w:rPr>
        <w:t>.2</w:t>
      </w:r>
      <w:r w:rsidRPr="000350FD">
        <w:rPr>
          <w:b/>
          <w:bCs/>
          <w:i w:val="0"/>
          <w:color w:val="4F81BD" w:themeColor="accent1"/>
          <w:sz w:val="18"/>
          <w:szCs w:val="18"/>
        </w:rPr>
        <w:t xml:space="preserve"> – A local set up problem relating to the location of the help file.</w:t>
      </w:r>
    </w:p>
    <w:p w:rsidR="00C2419C" w:rsidRPr="001A56FA" w:rsidRDefault="00CA0250" w:rsidP="00CA0250">
      <w:pPr>
        <w:pStyle w:val="TAGcomments2"/>
        <w:numPr>
          <w:ilvl w:val="0"/>
          <w:numId w:val="39"/>
        </w:numPr>
      </w:pPr>
      <w:r>
        <w:t>A search</w:t>
      </w:r>
      <w:r w:rsidR="00324D4A">
        <w:t xml:space="preserve"> tool </w:t>
      </w:r>
      <w:r w:rsidRPr="00CA0250">
        <w:rPr>
          <w:b/>
        </w:rPr>
        <w:t>shall</w:t>
      </w:r>
      <w:r>
        <w:t xml:space="preserve"> be included </w:t>
      </w:r>
      <w:r w:rsidR="00324D4A">
        <w:t>in the Key-entry forms, so that the users can find the record of a specific station and date easily.</w:t>
      </w:r>
    </w:p>
    <w:p w:rsidR="002510DC" w:rsidRPr="009D4997" w:rsidRDefault="00324D4A" w:rsidP="009004F7">
      <w:pPr>
        <w:pStyle w:val="Heading2"/>
      </w:pPr>
      <w:bookmarkStart w:id="23" w:name="_Toc418693898"/>
      <w:r>
        <w:t>Q</w:t>
      </w:r>
      <w:r w:rsidR="009004F7">
        <w:t xml:space="preserve">uality </w:t>
      </w:r>
      <w:r>
        <w:t>C</w:t>
      </w:r>
      <w:r w:rsidR="009004F7">
        <w:t>ontrol</w:t>
      </w:r>
      <w:bookmarkEnd w:id="23"/>
    </w:p>
    <w:p w:rsidR="00BD56DA" w:rsidRDefault="00CA0250" w:rsidP="00BD56DA">
      <w:pPr>
        <w:pStyle w:val="TAGcomments2"/>
        <w:numPr>
          <w:ilvl w:val="0"/>
          <w:numId w:val="39"/>
        </w:numPr>
      </w:pPr>
      <w:r>
        <w:t xml:space="preserve">An </w:t>
      </w:r>
      <w:r w:rsidR="008F0A2F" w:rsidRPr="00BD56DA">
        <w:t xml:space="preserve">option </w:t>
      </w:r>
      <w:r w:rsidRPr="00CA0250">
        <w:rPr>
          <w:b/>
        </w:rPr>
        <w:t>shall</w:t>
      </w:r>
      <w:r>
        <w:t xml:space="preserve"> be included to allow a user to give the radius in km</w:t>
      </w:r>
      <w:r w:rsidR="008F0A2F" w:rsidRPr="00BD56DA">
        <w:t xml:space="preserve"> </w:t>
      </w:r>
      <w:r>
        <w:t xml:space="preserve">(in addition to </w:t>
      </w:r>
      <w:r w:rsidR="008F0A2F" w:rsidRPr="00BD56DA">
        <w:t>degrees</w:t>
      </w:r>
      <w:r>
        <w:t>)</w:t>
      </w:r>
      <w:r w:rsidR="008F0A2F" w:rsidRPr="00BD56DA">
        <w:t xml:space="preserve"> </w:t>
      </w:r>
      <w:r>
        <w:t>when searching to Neighbouring Values.</w:t>
      </w:r>
    </w:p>
    <w:p w:rsidR="008F0A2F" w:rsidRPr="00BD56DA" w:rsidRDefault="00CA0250" w:rsidP="00BD56DA">
      <w:pPr>
        <w:pStyle w:val="TAGcomments2"/>
        <w:numPr>
          <w:ilvl w:val="0"/>
          <w:numId w:val="39"/>
        </w:numPr>
      </w:pPr>
      <w:r>
        <w:t xml:space="preserve">When no QC errors are found, a cryptic dialog is currently displayed. The software </w:t>
      </w:r>
      <w:r w:rsidRPr="00CA0250">
        <w:rPr>
          <w:b/>
        </w:rPr>
        <w:t>shall</w:t>
      </w:r>
      <w:r>
        <w:t xml:space="preserve"> improve</w:t>
      </w:r>
      <w:r w:rsidR="008F0A2F" w:rsidRPr="00BD56DA">
        <w:t xml:space="preserve"> the </w:t>
      </w:r>
      <w:r>
        <w:t>provided when no QC errors are found.</w:t>
      </w:r>
    </w:p>
    <w:p w:rsidR="008F0A2F" w:rsidRPr="000350FD" w:rsidRDefault="008F0A2F" w:rsidP="008F0A2F">
      <w:pPr>
        <w:pStyle w:val="Personalremarks"/>
        <w:ind w:left="720"/>
        <w:rPr>
          <w:b/>
          <w:bCs/>
          <w:i w:val="0"/>
          <w:color w:val="4F81BD" w:themeColor="accent1"/>
          <w:sz w:val="18"/>
          <w:szCs w:val="18"/>
        </w:rPr>
      </w:pPr>
      <w:r>
        <w:rPr>
          <w:i w:val="0"/>
          <w:noProof/>
          <w:color w:val="auto"/>
        </w:rPr>
        <w:drawing>
          <wp:inline distT="0" distB="0" distL="0" distR="0">
            <wp:extent cx="3918585" cy="158940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8585" cy="1589405"/>
                    </a:xfrm>
                    <a:prstGeom prst="rect">
                      <a:avLst/>
                    </a:prstGeom>
                    <a:noFill/>
                    <a:ln>
                      <a:noFill/>
                    </a:ln>
                  </pic:spPr>
                </pic:pic>
              </a:graphicData>
            </a:graphic>
          </wp:inline>
        </w:drawing>
      </w:r>
      <w:ins w:id="24" w:author="Ian" w:date="2015-04-29T15:44:00Z">
        <w:r w:rsidR="00421B9C">
          <w:rPr>
            <w:i w:val="0"/>
            <w:color w:val="auto"/>
          </w:rPr>
          <w:br/>
        </w:r>
      </w:ins>
      <w:r w:rsidR="00AC3F0B" w:rsidRPr="000350FD">
        <w:rPr>
          <w:b/>
          <w:bCs/>
          <w:i w:val="0"/>
          <w:color w:val="4F81BD" w:themeColor="accent1"/>
          <w:sz w:val="18"/>
          <w:szCs w:val="18"/>
        </w:rPr>
        <w:t xml:space="preserve">Figure 4.3 </w:t>
      </w:r>
      <w:proofErr w:type="gramStart"/>
      <w:r w:rsidR="00AC3F0B" w:rsidRPr="000350FD">
        <w:rPr>
          <w:b/>
          <w:bCs/>
          <w:i w:val="0"/>
          <w:color w:val="4F81BD" w:themeColor="accent1"/>
          <w:sz w:val="18"/>
          <w:szCs w:val="18"/>
        </w:rPr>
        <w:t>The</w:t>
      </w:r>
      <w:proofErr w:type="gramEnd"/>
      <w:r w:rsidR="00AC3F0B" w:rsidRPr="000350FD">
        <w:rPr>
          <w:b/>
          <w:bCs/>
          <w:i w:val="0"/>
          <w:color w:val="4F81BD" w:themeColor="accent1"/>
          <w:sz w:val="18"/>
          <w:szCs w:val="18"/>
        </w:rPr>
        <w:t xml:space="preserve"> message given in CLIMSOFT 3.2 when no QC errors are found</w:t>
      </w:r>
    </w:p>
    <w:p w:rsidR="00CA0250" w:rsidRDefault="00CA0250" w:rsidP="00BD56DA">
      <w:pPr>
        <w:pStyle w:val="TAGcomments2"/>
        <w:numPr>
          <w:ilvl w:val="0"/>
          <w:numId w:val="39"/>
        </w:numPr>
      </w:pPr>
      <w:r>
        <w:lastRenderedPageBreak/>
        <w:t xml:space="preserve">QC was by date and performed on all stations. The software </w:t>
      </w:r>
      <w:r w:rsidRPr="00CA0250">
        <w:rPr>
          <w:b/>
        </w:rPr>
        <w:t>shall</w:t>
      </w:r>
      <w:r>
        <w:t xml:space="preserve"> give</w:t>
      </w:r>
      <w:r w:rsidR="00851831" w:rsidRPr="00BD56DA">
        <w:t xml:space="preserve"> the option of QC checks for each station separately</w:t>
      </w:r>
      <w:r>
        <w:t>.</w:t>
      </w:r>
    </w:p>
    <w:p w:rsidR="00324D4A" w:rsidRPr="00BD56DA" w:rsidRDefault="00CA0250" w:rsidP="00BD56DA">
      <w:pPr>
        <w:pStyle w:val="TAGcomments2"/>
        <w:numPr>
          <w:ilvl w:val="0"/>
          <w:numId w:val="39"/>
        </w:numPr>
      </w:pPr>
      <w:r>
        <w:t>G</w:t>
      </w:r>
      <w:r w:rsidR="00851831" w:rsidRPr="00BD56DA">
        <w:t xml:space="preserve">raphics </w:t>
      </w:r>
      <w:r w:rsidR="00390B05" w:rsidRPr="00390B05">
        <w:rPr>
          <w:b/>
        </w:rPr>
        <w:t>shall</w:t>
      </w:r>
      <w:r w:rsidR="00390B05">
        <w:t xml:space="preserve"> </w:t>
      </w:r>
      <w:r>
        <w:t xml:space="preserve">be created </w:t>
      </w:r>
      <w:r w:rsidR="00851831" w:rsidRPr="00BD56DA">
        <w:t xml:space="preserve">for QC checks (using </w:t>
      </w:r>
      <w:r w:rsidR="00390B05">
        <w:t>an</w:t>
      </w:r>
      <w:r w:rsidR="00851831" w:rsidRPr="00BD56DA">
        <w:t>other language such as R)</w:t>
      </w:r>
    </w:p>
    <w:p w:rsidR="00324D4A" w:rsidRPr="00BD56DA" w:rsidRDefault="00390B05" w:rsidP="00BD56DA">
      <w:pPr>
        <w:pStyle w:val="TAGcomments2"/>
        <w:numPr>
          <w:ilvl w:val="0"/>
          <w:numId w:val="39"/>
        </w:numPr>
      </w:pPr>
      <w:r>
        <w:t>T</w:t>
      </w:r>
      <w:r w:rsidR="00324D4A" w:rsidRPr="00BD56DA">
        <w:t>he Select Dialog</w:t>
      </w:r>
      <w:r>
        <w:t xml:space="preserve"> </w:t>
      </w:r>
      <w:r w:rsidRPr="00390B05">
        <w:rPr>
          <w:b/>
        </w:rPr>
        <w:t>shall</w:t>
      </w:r>
      <w:r>
        <w:t xml:space="preserve"> be improved </w:t>
      </w:r>
      <w:r w:rsidR="00324D4A" w:rsidRPr="00BD56DA">
        <w:t xml:space="preserve">so that it looks </w:t>
      </w:r>
      <w:r>
        <w:t>similar to the “Update Main Database</w:t>
      </w:r>
      <w:r w:rsidR="00324D4A" w:rsidRPr="00BD56DA">
        <w:t>”</w:t>
      </w:r>
      <w:r>
        <w:t xml:space="preserve"> </w:t>
      </w:r>
      <w:r w:rsidR="00324D4A" w:rsidRPr="00BD56DA">
        <w:t xml:space="preserve">option. It </w:t>
      </w:r>
      <w:r w:rsidRPr="00390B05">
        <w:rPr>
          <w:b/>
        </w:rPr>
        <w:t>shall</w:t>
      </w:r>
      <w:r>
        <w:t xml:space="preserve"> </w:t>
      </w:r>
      <w:r w:rsidR="00324D4A" w:rsidRPr="00BD56DA">
        <w:t xml:space="preserve">include </w:t>
      </w:r>
      <w:r>
        <w:t>options for</w:t>
      </w:r>
      <w:r w:rsidR="00324D4A" w:rsidRPr="00BD56DA">
        <w:t>:</w:t>
      </w:r>
    </w:p>
    <w:p w:rsidR="00324D4A" w:rsidRDefault="00324D4A" w:rsidP="00BD56DA">
      <w:pPr>
        <w:pStyle w:val="TAGcomments2"/>
        <w:numPr>
          <w:ilvl w:val="1"/>
          <w:numId w:val="39"/>
        </w:numPr>
      </w:pPr>
      <w:r>
        <w:t>making QC for a station</w:t>
      </w:r>
    </w:p>
    <w:p w:rsidR="00324D4A" w:rsidRPr="00BD56DA" w:rsidRDefault="00324D4A" w:rsidP="00BD56DA">
      <w:pPr>
        <w:pStyle w:val="TAGcomments2"/>
        <w:numPr>
          <w:ilvl w:val="1"/>
          <w:numId w:val="39"/>
        </w:numPr>
      </w:pPr>
      <w:r>
        <w:t>selecting more than one element at a time, and even all of them</w:t>
      </w:r>
    </w:p>
    <w:p w:rsidR="001E10F4" w:rsidRPr="009D4997" w:rsidRDefault="001E10F4" w:rsidP="009004F7">
      <w:pPr>
        <w:pStyle w:val="Heading2"/>
      </w:pPr>
      <w:bookmarkStart w:id="25" w:name="_Toc418693899"/>
      <w:r w:rsidRPr="009D4997">
        <w:t>Products</w:t>
      </w:r>
      <w:bookmarkEnd w:id="25"/>
    </w:p>
    <w:p w:rsidR="001E10F4" w:rsidRPr="00BD56DA" w:rsidRDefault="00390B05" w:rsidP="00BD56DA">
      <w:pPr>
        <w:pStyle w:val="TAGcomments2"/>
        <w:numPr>
          <w:ilvl w:val="0"/>
          <w:numId w:val="39"/>
        </w:numPr>
      </w:pPr>
      <w:r>
        <w:t xml:space="preserve">An investigation </w:t>
      </w:r>
      <w:r w:rsidRPr="00390B05">
        <w:rPr>
          <w:b/>
        </w:rPr>
        <w:t>shall</w:t>
      </w:r>
      <w:r>
        <w:t xml:space="preserve"> be made into why o</w:t>
      </w:r>
      <w:r w:rsidR="001E10F4" w:rsidRPr="00BD56DA">
        <w:t>nly the tabulated data and backup files were generated successfully from this section</w:t>
      </w:r>
      <w:r>
        <w:t xml:space="preserve"> for some users.</w:t>
      </w:r>
    </w:p>
    <w:p w:rsidR="008F0A2F" w:rsidRPr="00BD56DA" w:rsidRDefault="00390B05" w:rsidP="00BD56DA">
      <w:pPr>
        <w:pStyle w:val="TAGcomments2"/>
        <w:numPr>
          <w:ilvl w:val="0"/>
          <w:numId w:val="39"/>
        </w:numPr>
      </w:pPr>
      <w:r>
        <w:t xml:space="preserve">The following errors </w:t>
      </w:r>
      <w:r w:rsidRPr="00390B05">
        <w:rPr>
          <w:b/>
        </w:rPr>
        <w:t>shall</w:t>
      </w:r>
      <w:r>
        <w:t xml:space="preserve"> be investigated and resolved in the latest version: </w:t>
      </w:r>
      <w:r>
        <w:br/>
      </w:r>
      <w:proofErr w:type="gramStart"/>
      <w:r>
        <w:t xml:space="preserve">-  </w:t>
      </w:r>
      <w:r w:rsidR="001E10F4" w:rsidRPr="00BD56DA">
        <w:t>For</w:t>
      </w:r>
      <w:proofErr w:type="gramEnd"/>
      <w:r w:rsidR="001E10F4" w:rsidRPr="00BD56DA">
        <w:t xml:space="preserve"> the inventory, an error message about too few parameters was returned.</w:t>
      </w:r>
    </w:p>
    <w:p w:rsidR="008F0A2F" w:rsidRDefault="008F0A2F" w:rsidP="008F0A2F">
      <w:pPr>
        <w:pStyle w:val="Personalremarks"/>
        <w:ind w:left="360"/>
        <w:rPr>
          <w:i w:val="0"/>
          <w:color w:val="auto"/>
        </w:rPr>
      </w:pPr>
      <w:r>
        <w:rPr>
          <w:i w:val="0"/>
          <w:noProof/>
          <w:color w:val="auto"/>
        </w:rPr>
        <w:drawing>
          <wp:inline distT="0" distB="0" distL="0" distR="0">
            <wp:extent cx="3918585" cy="1229995"/>
            <wp:effectExtent l="0" t="0" r="5715"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8585" cy="1229995"/>
                    </a:xfrm>
                    <a:prstGeom prst="rect">
                      <a:avLst/>
                    </a:prstGeom>
                    <a:noFill/>
                    <a:ln>
                      <a:noFill/>
                    </a:ln>
                  </pic:spPr>
                </pic:pic>
              </a:graphicData>
            </a:graphic>
          </wp:inline>
        </w:drawing>
      </w:r>
    </w:p>
    <w:p w:rsidR="008F0A2F" w:rsidRDefault="008F0A2F" w:rsidP="008F0A2F">
      <w:pPr>
        <w:pStyle w:val="Personalremarks"/>
        <w:ind w:left="360"/>
        <w:rPr>
          <w:i w:val="0"/>
          <w:color w:val="auto"/>
        </w:rPr>
      </w:pPr>
      <w:r>
        <w:rPr>
          <w:i w:val="0"/>
          <w:noProof/>
          <w:color w:val="auto"/>
        </w:rPr>
        <w:drawing>
          <wp:inline distT="0" distB="0" distL="0" distR="0">
            <wp:extent cx="4180205" cy="173101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0205" cy="1731010"/>
                    </a:xfrm>
                    <a:prstGeom prst="rect">
                      <a:avLst/>
                    </a:prstGeom>
                    <a:noFill/>
                    <a:ln>
                      <a:noFill/>
                    </a:ln>
                  </pic:spPr>
                </pic:pic>
              </a:graphicData>
            </a:graphic>
          </wp:inline>
        </w:drawing>
      </w:r>
    </w:p>
    <w:p w:rsidR="000350FD" w:rsidRPr="000350FD" w:rsidRDefault="000350FD" w:rsidP="008F0A2F">
      <w:pPr>
        <w:pStyle w:val="Personalremarks"/>
        <w:ind w:left="360"/>
        <w:rPr>
          <w:b/>
          <w:bCs/>
          <w:i w:val="0"/>
          <w:color w:val="4F81BD" w:themeColor="accent1"/>
          <w:sz w:val="18"/>
          <w:szCs w:val="18"/>
        </w:rPr>
      </w:pPr>
      <w:r w:rsidRPr="000350FD">
        <w:rPr>
          <w:b/>
          <w:bCs/>
          <w:i w:val="0"/>
          <w:color w:val="4F81BD" w:themeColor="accent1"/>
          <w:sz w:val="18"/>
          <w:szCs w:val="18"/>
        </w:rPr>
        <w:t>Figure 4.4 Run time errors</w:t>
      </w:r>
    </w:p>
    <w:p w:rsidR="001E10F4" w:rsidRPr="00BD56DA" w:rsidRDefault="001E10F4" w:rsidP="00390B05">
      <w:pPr>
        <w:pStyle w:val="TAGcomments2"/>
        <w:numPr>
          <w:ilvl w:val="0"/>
          <w:numId w:val="49"/>
        </w:numPr>
        <w:rPr>
          <w:b/>
        </w:rPr>
      </w:pPr>
      <w:r w:rsidRPr="00BD56DA">
        <w:t>For the graphs, an error message that no data has been selected even when this has been done was returned.</w:t>
      </w:r>
    </w:p>
    <w:p w:rsidR="008F0A2F" w:rsidRDefault="008F0A2F" w:rsidP="008F0A2F">
      <w:pPr>
        <w:pStyle w:val="Personalremarks"/>
        <w:ind w:left="720"/>
        <w:rPr>
          <w:i w:val="0"/>
          <w:color w:val="auto"/>
        </w:rPr>
      </w:pPr>
      <w:r>
        <w:rPr>
          <w:i w:val="0"/>
          <w:noProof/>
          <w:color w:val="auto"/>
        </w:rPr>
        <w:drawing>
          <wp:inline distT="0" distB="0" distL="0" distR="0">
            <wp:extent cx="2699385" cy="158940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9385" cy="1589405"/>
                    </a:xfrm>
                    <a:prstGeom prst="rect">
                      <a:avLst/>
                    </a:prstGeom>
                    <a:noFill/>
                    <a:ln>
                      <a:noFill/>
                    </a:ln>
                  </pic:spPr>
                </pic:pic>
              </a:graphicData>
            </a:graphic>
          </wp:inline>
        </w:drawing>
      </w:r>
    </w:p>
    <w:p w:rsidR="000350FD" w:rsidRPr="000350FD" w:rsidRDefault="000350FD" w:rsidP="000350FD">
      <w:pPr>
        <w:pStyle w:val="Personalremarks"/>
        <w:ind w:left="360"/>
        <w:rPr>
          <w:b/>
          <w:bCs/>
          <w:i w:val="0"/>
          <w:color w:val="4F81BD" w:themeColor="accent1"/>
          <w:sz w:val="18"/>
          <w:szCs w:val="18"/>
        </w:rPr>
      </w:pPr>
      <w:r w:rsidRPr="000350FD">
        <w:rPr>
          <w:b/>
          <w:bCs/>
          <w:i w:val="0"/>
          <w:color w:val="4F81BD" w:themeColor="accent1"/>
          <w:sz w:val="18"/>
          <w:szCs w:val="18"/>
        </w:rPr>
        <w:t>Figure 4.5 User’s report that the no data message is seen even when data is selected.</w:t>
      </w:r>
    </w:p>
    <w:p w:rsidR="00851831" w:rsidRPr="00BD56DA" w:rsidRDefault="00390B05" w:rsidP="00BD56DA">
      <w:pPr>
        <w:pStyle w:val="TAGcomments2"/>
        <w:numPr>
          <w:ilvl w:val="0"/>
          <w:numId w:val="39"/>
        </w:numPr>
      </w:pPr>
      <w:r>
        <w:lastRenderedPageBreak/>
        <w:t xml:space="preserve">The </w:t>
      </w:r>
      <w:proofErr w:type="spellStart"/>
      <w:r>
        <w:t>Instat</w:t>
      </w:r>
      <w:proofErr w:type="spellEnd"/>
      <w:r>
        <w:t xml:space="preserve"> export option </w:t>
      </w:r>
      <w:r w:rsidRPr="00390B05">
        <w:rPr>
          <w:b/>
        </w:rPr>
        <w:t>shall</w:t>
      </w:r>
      <w:r>
        <w:t xml:space="preserve"> be </w:t>
      </w:r>
      <w:r w:rsidR="001E10F4" w:rsidRPr="00BD56DA">
        <w:t>improve</w:t>
      </w:r>
      <w:r>
        <w:t>d</w:t>
      </w:r>
      <w:r w:rsidR="001E10F4" w:rsidRPr="00BD56DA">
        <w:t xml:space="preserve"> </w:t>
      </w:r>
      <w:r>
        <w:t xml:space="preserve">with </w:t>
      </w:r>
      <w:r w:rsidR="001E10F4" w:rsidRPr="00BD56DA">
        <w:t xml:space="preserve">the option of </w:t>
      </w:r>
      <w:r w:rsidR="009D4997" w:rsidRPr="00BD56DA">
        <w:t xml:space="preserve">“Daily for Instat” in </w:t>
      </w:r>
      <w:r w:rsidR="001E10F4" w:rsidRPr="00BD56DA">
        <w:t xml:space="preserve">“tabulated data”, </w:t>
      </w:r>
      <w:r>
        <w:t xml:space="preserve">the columns headings will be </w:t>
      </w:r>
      <w:r w:rsidR="001E10F4" w:rsidRPr="00BD56DA">
        <w:t>rename</w:t>
      </w:r>
      <w:r>
        <w:t>d</w:t>
      </w:r>
      <w:r w:rsidR="001E10F4" w:rsidRPr="00BD56DA">
        <w:t xml:space="preserve"> for the years as y’year’, e.g. y2014. </w:t>
      </w:r>
      <w:r>
        <w:t>T</w:t>
      </w:r>
      <w:r w:rsidR="001E10F4" w:rsidRPr="00BD56DA">
        <w:t xml:space="preserve">he data file retrieved from </w:t>
      </w:r>
      <w:r w:rsidR="000350FD">
        <w:t>CLIMSOFT</w:t>
      </w:r>
      <w:r w:rsidR="001E10F4" w:rsidRPr="00BD56DA">
        <w:t xml:space="preserve"> </w:t>
      </w:r>
      <w:r w:rsidRPr="00390B05">
        <w:rPr>
          <w:b/>
        </w:rPr>
        <w:t>shall</w:t>
      </w:r>
      <w:r>
        <w:t xml:space="preserve"> </w:t>
      </w:r>
      <w:r w:rsidR="001E10F4" w:rsidRPr="00BD56DA">
        <w:t xml:space="preserve">not need further editing for </w:t>
      </w:r>
      <w:proofErr w:type="spellStart"/>
      <w:r w:rsidR="001E10F4" w:rsidRPr="00BD56DA">
        <w:t>Instat</w:t>
      </w:r>
      <w:proofErr w:type="spellEnd"/>
      <w:r w:rsidR="001E10F4" w:rsidRPr="00BD56DA">
        <w:t>.</w:t>
      </w:r>
    </w:p>
    <w:p w:rsidR="00324D4A" w:rsidRDefault="00324D4A" w:rsidP="00BD56DA">
      <w:pPr>
        <w:pStyle w:val="TAGcomments2"/>
        <w:numPr>
          <w:ilvl w:val="0"/>
          <w:numId w:val="39"/>
        </w:numPr>
      </w:pPr>
      <w:r>
        <w:t xml:space="preserve">R </w:t>
      </w:r>
      <w:r w:rsidR="00390B05">
        <w:t>and/</w:t>
      </w:r>
      <w:r>
        <w:t xml:space="preserve">or python </w:t>
      </w:r>
      <w:r w:rsidR="00390B05" w:rsidRPr="00390B05">
        <w:rPr>
          <w:b/>
        </w:rPr>
        <w:t xml:space="preserve">shall </w:t>
      </w:r>
      <w:r w:rsidR="00390B05">
        <w:t xml:space="preserve">be used </w:t>
      </w:r>
      <w:r>
        <w:t xml:space="preserve">to improve </w:t>
      </w:r>
      <w:r w:rsidR="00390B05">
        <w:t xml:space="preserve">the </w:t>
      </w:r>
      <w:r>
        <w:t xml:space="preserve">products of </w:t>
      </w:r>
      <w:r w:rsidR="00390B05">
        <w:t>CLIMSOFT.</w:t>
      </w:r>
    </w:p>
    <w:p w:rsidR="00324D4A" w:rsidRDefault="00390B05" w:rsidP="00BD56DA">
      <w:pPr>
        <w:pStyle w:val="TAGcomments2"/>
        <w:numPr>
          <w:ilvl w:val="0"/>
          <w:numId w:val="39"/>
        </w:numPr>
      </w:pPr>
      <w:r>
        <w:t xml:space="preserve">The developers </w:t>
      </w:r>
      <w:r w:rsidRPr="00390B05">
        <w:rPr>
          <w:b/>
        </w:rPr>
        <w:t>shall</w:t>
      </w:r>
      <w:r>
        <w:t xml:space="preserve"> collaborate</w:t>
      </w:r>
      <w:r w:rsidR="00324D4A">
        <w:t xml:space="preserve"> with University of Reading and the AMI Team in Kenya, who are curre</w:t>
      </w:r>
      <w:r>
        <w:t>ntly working on creating R-code</w:t>
      </w:r>
      <w:r w:rsidR="00324D4A">
        <w:t xml:space="preserve"> to produce </w:t>
      </w:r>
      <w:r>
        <w:t xml:space="preserve">CLIMSOFT </w:t>
      </w:r>
      <w:r w:rsidR="00324D4A">
        <w:t>products</w:t>
      </w:r>
      <w:r w:rsidR="00A90E39">
        <w:t>, and providing R code to produce products</w:t>
      </w:r>
      <w:r>
        <w:t>.</w:t>
      </w:r>
    </w:p>
    <w:p w:rsidR="00324D4A" w:rsidRDefault="00390B05" w:rsidP="00BD56DA">
      <w:pPr>
        <w:pStyle w:val="TAGcomments2"/>
        <w:numPr>
          <w:ilvl w:val="0"/>
          <w:numId w:val="39"/>
        </w:numPr>
      </w:pPr>
      <w:r>
        <w:t>T</w:t>
      </w:r>
      <w:r w:rsidR="00324D4A">
        <w:t xml:space="preserve">he message “No QC errors found” </w:t>
      </w:r>
      <w:r w:rsidRPr="00390B05">
        <w:rPr>
          <w:b/>
        </w:rPr>
        <w:t>shall</w:t>
      </w:r>
      <w:r>
        <w:t xml:space="preserve"> </w:t>
      </w:r>
      <w:r w:rsidR="00324D4A">
        <w:t xml:space="preserve">instead </w:t>
      </w:r>
      <w:r>
        <w:t>be</w:t>
      </w:r>
      <w:r w:rsidR="00324D4A">
        <w:t xml:space="preserve"> “No QC data found”</w:t>
      </w:r>
    </w:p>
    <w:p w:rsidR="001B23EB" w:rsidRPr="005E6ECB" w:rsidRDefault="00390B05" w:rsidP="001B23EB">
      <w:pPr>
        <w:pStyle w:val="Personalremarks"/>
        <w:numPr>
          <w:ilvl w:val="0"/>
          <w:numId w:val="39"/>
        </w:numPr>
        <w:rPr>
          <w:i w:val="0"/>
          <w:color w:val="auto"/>
        </w:rPr>
      </w:pPr>
      <w:r>
        <w:rPr>
          <w:i w:val="0"/>
          <w:color w:val="auto"/>
        </w:rPr>
        <w:t>E</w:t>
      </w:r>
      <w:r w:rsidR="001B23EB" w:rsidRPr="005E6ECB">
        <w:rPr>
          <w:i w:val="0"/>
          <w:color w:val="auto"/>
        </w:rPr>
        <w:t xml:space="preserve">xtraction in Rclimdex and CPT formats </w:t>
      </w:r>
      <w:r w:rsidRPr="00390B05">
        <w:rPr>
          <w:b/>
          <w:i w:val="0"/>
          <w:color w:val="auto"/>
        </w:rPr>
        <w:t>shall</w:t>
      </w:r>
      <w:r>
        <w:rPr>
          <w:i w:val="0"/>
          <w:color w:val="auto"/>
        </w:rPr>
        <w:t xml:space="preserve"> be included </w:t>
      </w:r>
      <w:r w:rsidR="001B23EB" w:rsidRPr="005E6ECB">
        <w:rPr>
          <w:i w:val="0"/>
          <w:color w:val="auto"/>
        </w:rPr>
        <w:t xml:space="preserve">which is on the ACMAD's version on </w:t>
      </w:r>
      <w:r>
        <w:rPr>
          <w:i w:val="0"/>
          <w:color w:val="auto"/>
        </w:rPr>
        <w:t xml:space="preserve">CLIMSOFT </w:t>
      </w:r>
      <w:r w:rsidR="001B23EB" w:rsidRPr="005E6ECB">
        <w:rPr>
          <w:i w:val="0"/>
          <w:color w:val="auto"/>
        </w:rPr>
        <w:t>in the next online version</w:t>
      </w:r>
      <w:r w:rsidR="001B23EB">
        <w:rPr>
          <w:i w:val="0"/>
          <w:color w:val="auto"/>
        </w:rPr>
        <w:t xml:space="preserve"> (suggestion from </w:t>
      </w:r>
      <w:r>
        <w:rPr>
          <w:i w:val="0"/>
          <w:color w:val="auto"/>
        </w:rPr>
        <w:t xml:space="preserve">CLIMSOFT </w:t>
      </w:r>
      <w:r w:rsidR="001B23EB">
        <w:rPr>
          <w:i w:val="0"/>
          <w:color w:val="auto"/>
        </w:rPr>
        <w:t xml:space="preserve">Training in </w:t>
      </w:r>
      <w:proofErr w:type="spellStart"/>
      <w:r w:rsidR="001B23EB">
        <w:rPr>
          <w:i w:val="0"/>
          <w:color w:val="auto"/>
        </w:rPr>
        <w:t>Tschad</w:t>
      </w:r>
      <w:proofErr w:type="spellEnd"/>
      <w:r w:rsidR="001B23EB">
        <w:rPr>
          <w:i w:val="0"/>
          <w:color w:val="auto"/>
        </w:rPr>
        <w:t>, January 2015):</w:t>
      </w:r>
    </w:p>
    <w:p w:rsidR="001B23EB" w:rsidRPr="005E6ECB" w:rsidRDefault="001B23EB" w:rsidP="001B23EB">
      <w:pPr>
        <w:pStyle w:val="Personalremarks"/>
        <w:ind w:left="1134"/>
        <w:rPr>
          <w:color w:val="auto"/>
        </w:rPr>
      </w:pPr>
      <w:r w:rsidRPr="005E6ECB">
        <w:rPr>
          <w:b/>
          <w:color w:val="auto"/>
        </w:rPr>
        <w:t>A. Mhanda:</w:t>
      </w:r>
      <w:r w:rsidRPr="005E6ECB">
        <w:rPr>
          <w:color w:val="auto"/>
        </w:rPr>
        <w:t xml:space="preserve"> It was agreed that all the features available in the ACMAD version of CLIMSOFT that are not available in CLIMSOFT 3.2 (i.e. output for CPT, RClimDex etc) will be available in CLIMSOFT version 4, in addition to all the fe</w:t>
      </w:r>
      <w:r>
        <w:rPr>
          <w:color w:val="auto"/>
        </w:rPr>
        <w:t>atures currently in version 3.2</w:t>
      </w:r>
      <w:r w:rsidRPr="005E6ECB">
        <w:rPr>
          <w:color w:val="auto"/>
        </w:rPr>
        <w:t>.</w:t>
      </w:r>
    </w:p>
    <w:p w:rsidR="001B23EB" w:rsidRPr="001B23EB" w:rsidRDefault="001B23EB" w:rsidP="001B23EB">
      <w:pPr>
        <w:pStyle w:val="Personalremarks"/>
        <w:ind w:left="1134"/>
        <w:rPr>
          <w:color w:val="auto"/>
        </w:rPr>
      </w:pPr>
      <w:r w:rsidRPr="005E6ECB">
        <w:rPr>
          <w:b/>
          <w:color w:val="auto"/>
        </w:rPr>
        <w:t>B. Lamptey</w:t>
      </w:r>
      <w:r>
        <w:rPr>
          <w:b/>
          <w:color w:val="auto"/>
        </w:rPr>
        <w:t>:</w:t>
      </w:r>
      <w:r w:rsidRPr="005E6ECB">
        <w:rPr>
          <w:color w:val="auto"/>
        </w:rPr>
        <w:t xml:space="preserve"> There should be one standard version of Climsoft (not ACMAD version and another version). So, implementing the agreement in version 4, as agreed, will take care of this (Agreement with Albert).</w:t>
      </w:r>
    </w:p>
    <w:p w:rsidR="00324D4A" w:rsidRDefault="00324D4A" w:rsidP="00D34A98">
      <w:pPr>
        <w:pStyle w:val="Heading2"/>
      </w:pPr>
      <w:bookmarkStart w:id="26" w:name="_Toc418693900"/>
      <w:r>
        <w:t>User Configuration</w:t>
      </w:r>
      <w:bookmarkEnd w:id="26"/>
    </w:p>
    <w:p w:rsidR="00324D4A" w:rsidRDefault="00390B05" w:rsidP="00BD56DA">
      <w:pPr>
        <w:pStyle w:val="TAGcomments2"/>
        <w:numPr>
          <w:ilvl w:val="0"/>
          <w:numId w:val="39"/>
        </w:numPr>
      </w:pPr>
      <w:r>
        <w:t xml:space="preserve">The </w:t>
      </w:r>
      <w:r w:rsidR="00324D4A">
        <w:t xml:space="preserve">user password </w:t>
      </w:r>
      <w:r w:rsidRPr="00390B05">
        <w:rPr>
          <w:b/>
        </w:rPr>
        <w:t>shall</w:t>
      </w:r>
      <w:r>
        <w:t xml:space="preserve"> be strengthened </w:t>
      </w:r>
      <w:r w:rsidR="00324D4A">
        <w:t>(</w:t>
      </w:r>
      <w:proofErr w:type="spellStart"/>
      <w:r w:rsidR="00324D4A">
        <w:t>e.g</w:t>
      </w:r>
      <w:proofErr w:type="spellEnd"/>
      <w:r w:rsidR="00324D4A">
        <w:t xml:space="preserve"> require a minimum of characters)</w:t>
      </w:r>
    </w:p>
    <w:p w:rsidR="00324D4A" w:rsidRPr="001A56FA" w:rsidRDefault="00390B05" w:rsidP="00BD56DA">
      <w:pPr>
        <w:pStyle w:val="TAGcomments2"/>
        <w:numPr>
          <w:ilvl w:val="0"/>
          <w:numId w:val="39"/>
        </w:numPr>
      </w:pPr>
      <w:r>
        <w:t>W</w:t>
      </w:r>
      <w:r w:rsidR="00A02590">
        <w:t xml:space="preserve">hen </w:t>
      </w:r>
      <w:r>
        <w:t xml:space="preserve">an </w:t>
      </w:r>
      <w:r w:rsidR="00A02590">
        <w:t>administrator creates user</w:t>
      </w:r>
      <w:r>
        <w:t xml:space="preserve">s they </w:t>
      </w:r>
      <w:r w:rsidRPr="00390B05">
        <w:rPr>
          <w:b/>
        </w:rPr>
        <w:t>shall</w:t>
      </w:r>
      <w:r>
        <w:t xml:space="preserve"> see</w:t>
      </w:r>
      <w:r w:rsidR="00A02590">
        <w:t xml:space="preserve"> </w:t>
      </w:r>
      <w:r w:rsidR="00324D4A">
        <w:t>a list of user</w:t>
      </w:r>
      <w:r>
        <w:t>s. T</w:t>
      </w:r>
      <w:r w:rsidR="00A02590">
        <w:t xml:space="preserve">here </w:t>
      </w:r>
      <w:r w:rsidRPr="00390B05">
        <w:rPr>
          <w:b/>
        </w:rPr>
        <w:t>shall</w:t>
      </w:r>
      <w:r>
        <w:t xml:space="preserve"> </w:t>
      </w:r>
      <w:r w:rsidR="00A02590">
        <w:t xml:space="preserve">be a role that can </w:t>
      </w:r>
      <w:r>
        <w:t xml:space="preserve">be assigned that grants permissions to allow a given user to also be used to </w:t>
      </w:r>
      <w:r w:rsidR="00A02590">
        <w:t>give role privileges.</w:t>
      </w:r>
    </w:p>
    <w:p w:rsidR="001A56FA" w:rsidRDefault="001A56FA" w:rsidP="00D34A98">
      <w:pPr>
        <w:pStyle w:val="Heading2"/>
      </w:pPr>
      <w:bookmarkStart w:id="27" w:name="_Toc418693901"/>
      <w:r>
        <w:t>Sequencers</w:t>
      </w:r>
      <w:bookmarkEnd w:id="27"/>
    </w:p>
    <w:p w:rsidR="001A56FA" w:rsidRPr="001A56FA" w:rsidRDefault="00390B05" w:rsidP="00BD56DA">
      <w:pPr>
        <w:pStyle w:val="TAGcomments2"/>
        <w:numPr>
          <w:ilvl w:val="0"/>
          <w:numId w:val="39"/>
        </w:numPr>
      </w:pPr>
      <w:r>
        <w:t>A</w:t>
      </w:r>
      <w:r w:rsidR="00F671D6">
        <w:t xml:space="preserve"> sequence interface </w:t>
      </w:r>
      <w:r w:rsidRPr="00390B05">
        <w:rPr>
          <w:b/>
        </w:rPr>
        <w:t>shall</w:t>
      </w:r>
      <w:r>
        <w:t xml:space="preserve"> be created </w:t>
      </w:r>
      <w:r w:rsidR="00F671D6">
        <w:t xml:space="preserve">so that the administrator can customize the </w:t>
      </w:r>
      <w:r w:rsidR="00A02590">
        <w:t xml:space="preserve">order </w:t>
      </w:r>
      <w:r w:rsidR="00504AA5">
        <w:t xml:space="preserve">that the elements </w:t>
      </w:r>
      <w:r>
        <w:t xml:space="preserve">are displayed </w:t>
      </w:r>
      <w:r w:rsidR="00504AA5">
        <w:t xml:space="preserve">in when you move on to the next page </w:t>
      </w:r>
      <w:r>
        <w:t xml:space="preserve">of a form </w:t>
      </w:r>
      <w:r w:rsidR="00504AA5">
        <w:t>(e.g. which element should come next or whic</w:t>
      </w:r>
      <w:r>
        <w:t>h day will come next for hourly).</w:t>
      </w:r>
    </w:p>
    <w:p w:rsidR="001A56FA" w:rsidDel="00504AA5" w:rsidRDefault="00504AA5" w:rsidP="00D34A98">
      <w:pPr>
        <w:pStyle w:val="Heading2"/>
        <w:rPr>
          <w:del w:id="28" w:author="Ian" w:date="2015-04-29T16:16:00Z"/>
        </w:rPr>
      </w:pPr>
      <w:bookmarkStart w:id="29" w:name="_Toc418693902"/>
      <w:proofErr w:type="spellStart"/>
      <w:r>
        <w:t>Monitoring</w:t>
      </w:r>
      <w:bookmarkEnd w:id="29"/>
    </w:p>
    <w:p w:rsidR="00504AA5" w:rsidRPr="001A56FA" w:rsidRDefault="00390B05" w:rsidP="00504AA5">
      <w:pPr>
        <w:pStyle w:val="TAGcomments2"/>
        <w:numPr>
          <w:ilvl w:val="0"/>
          <w:numId w:val="39"/>
        </w:numPr>
      </w:pPr>
      <w:r>
        <w:t>The</w:t>
      </w:r>
      <w:proofErr w:type="spellEnd"/>
      <w:r>
        <w:t xml:space="preserve"> </w:t>
      </w:r>
      <w:proofErr w:type="gramStart"/>
      <w:r>
        <w:t>administrator,</w:t>
      </w:r>
      <w:proofErr w:type="gramEnd"/>
      <w:r>
        <w:t xml:space="preserve"> or another user with the correct role </w:t>
      </w:r>
      <w:r w:rsidRPr="00390B05">
        <w:rPr>
          <w:b/>
        </w:rPr>
        <w:t>shall</w:t>
      </w:r>
      <w:r>
        <w:t xml:space="preserve"> be able to access the </w:t>
      </w:r>
      <w:proofErr w:type="spellStart"/>
      <w:r w:rsidRPr="00390B05">
        <w:rPr>
          <w:i w:val="0"/>
        </w:rPr>
        <w:t>capturedBy</w:t>
      </w:r>
      <w:proofErr w:type="spellEnd"/>
      <w:r>
        <w:t xml:space="preserve"> values so that he/she can monitor the entries of each user of the system.  Guidance should be provided on how this information should be </w:t>
      </w:r>
      <w:proofErr w:type="gramStart"/>
      <w:r>
        <w:t>protected/used</w:t>
      </w:r>
      <w:proofErr w:type="gramEnd"/>
      <w:r>
        <w:t xml:space="preserve">. For example, in Germany it would not be legal to collect this </w:t>
      </w:r>
      <w:proofErr w:type="gramStart"/>
      <w:r>
        <w:t>information,</w:t>
      </w:r>
      <w:proofErr w:type="gramEnd"/>
      <w:r>
        <w:t xml:space="preserve"> therefore </w:t>
      </w:r>
      <w:r w:rsidR="0016566F">
        <w:t>potentially this option should not be enabled by default.</w:t>
      </w:r>
    </w:p>
    <w:p w:rsidR="001A56FA" w:rsidRDefault="001A56FA" w:rsidP="00D34A98">
      <w:pPr>
        <w:pStyle w:val="Heading2"/>
      </w:pPr>
      <w:bookmarkStart w:id="30" w:name="_Toc418693903"/>
      <w:r>
        <w:t>Uploading data into the database</w:t>
      </w:r>
      <w:bookmarkEnd w:id="30"/>
    </w:p>
    <w:p w:rsidR="001A56FA" w:rsidRDefault="0016566F" w:rsidP="00BD56DA">
      <w:pPr>
        <w:pStyle w:val="TAGcomments2"/>
        <w:numPr>
          <w:ilvl w:val="0"/>
          <w:numId w:val="39"/>
        </w:numPr>
      </w:pPr>
      <w:r>
        <w:t xml:space="preserve">A </w:t>
      </w:r>
      <w:r w:rsidR="00F671D6">
        <w:t xml:space="preserve">tool </w:t>
      </w:r>
      <w:r w:rsidRPr="0016566F">
        <w:rPr>
          <w:b/>
        </w:rPr>
        <w:t>shall</w:t>
      </w:r>
      <w:r>
        <w:t xml:space="preserve"> </w:t>
      </w:r>
      <w:r w:rsidR="00F671D6">
        <w:t xml:space="preserve">be </w:t>
      </w:r>
      <w:r>
        <w:t xml:space="preserve">created to </w:t>
      </w:r>
      <w:r w:rsidR="00F671D6">
        <w:t xml:space="preserve">change the </w:t>
      </w:r>
      <w:proofErr w:type="spellStart"/>
      <w:r w:rsidR="00F671D6" w:rsidRPr="0016566F">
        <w:rPr>
          <w:i w:val="0"/>
        </w:rPr>
        <w:t>obsValue</w:t>
      </w:r>
      <w:r w:rsidR="00F671D6">
        <w:t>s</w:t>
      </w:r>
      <w:proofErr w:type="spellEnd"/>
      <w:r w:rsidR="00F671D6">
        <w:t xml:space="preserve"> of the </w:t>
      </w:r>
      <w:proofErr w:type="spellStart"/>
      <w:r w:rsidRPr="0016566F">
        <w:rPr>
          <w:i w:val="0"/>
        </w:rPr>
        <w:t>observationFinal</w:t>
      </w:r>
      <w:proofErr w:type="spellEnd"/>
      <w:r w:rsidR="00F671D6">
        <w:t xml:space="preserve"> </w:t>
      </w:r>
      <w:r>
        <w:t xml:space="preserve">entity </w:t>
      </w:r>
      <w:r w:rsidR="00F671D6">
        <w:t>for the Administrator and the QC operators</w:t>
      </w:r>
      <w:r>
        <w:t xml:space="preserve"> in response to </w:t>
      </w:r>
      <w:r w:rsidR="00324D4A">
        <w:t>user</w:t>
      </w:r>
      <w:r>
        <w:t>’</w:t>
      </w:r>
      <w:r w:rsidR="00324D4A">
        <w:t xml:space="preserve">s </w:t>
      </w:r>
      <w:r>
        <w:t xml:space="preserve">feedback </w:t>
      </w:r>
      <w:r w:rsidR="00324D4A">
        <w:t>that it is too difficult to change values in the main datab</w:t>
      </w:r>
      <w:r w:rsidR="00504AA5">
        <w:t>a</w:t>
      </w:r>
      <w:r>
        <w:t xml:space="preserve">se. This used to be </w:t>
      </w:r>
      <w:proofErr w:type="gramStart"/>
      <w:r>
        <w:t>achieve</w:t>
      </w:r>
      <w:proofErr w:type="gramEnd"/>
      <w:r>
        <w:t xml:space="preserve"> by exporting, modifying, and then importing </w:t>
      </w:r>
      <w:proofErr w:type="spellStart"/>
      <w:r>
        <w:t>csv</w:t>
      </w:r>
      <w:proofErr w:type="spellEnd"/>
      <w:r>
        <w:t xml:space="preserve"> files.</w:t>
      </w:r>
    </w:p>
    <w:p w:rsidR="0016566F" w:rsidRDefault="0016566F" w:rsidP="00BD56DA">
      <w:pPr>
        <w:pStyle w:val="TAGcomments2"/>
        <w:numPr>
          <w:ilvl w:val="0"/>
          <w:numId w:val="39"/>
        </w:numPr>
      </w:pPr>
      <w:r>
        <w:lastRenderedPageBreak/>
        <w:t xml:space="preserve">Issue tracking software </w:t>
      </w:r>
      <w:r w:rsidRPr="0016566F">
        <w:rPr>
          <w:b/>
        </w:rPr>
        <w:t>will</w:t>
      </w:r>
      <w:r>
        <w:t xml:space="preserve"> be used as a help desk to ensure that bugs can be reported by users.</w:t>
      </w:r>
    </w:p>
    <w:p w:rsidR="001A56FA" w:rsidRDefault="001A56FA" w:rsidP="00D34A98">
      <w:pPr>
        <w:pStyle w:val="Heading2"/>
      </w:pPr>
      <w:bookmarkStart w:id="31" w:name="_Toc418693904"/>
      <w:r>
        <w:t>Data ingestion and import</w:t>
      </w:r>
      <w:bookmarkEnd w:id="31"/>
    </w:p>
    <w:p w:rsidR="001A56FA" w:rsidRDefault="0016566F" w:rsidP="00BD56DA">
      <w:pPr>
        <w:pStyle w:val="TAGcomments2"/>
        <w:numPr>
          <w:ilvl w:val="0"/>
          <w:numId w:val="39"/>
        </w:numPr>
      </w:pPr>
      <w:r>
        <w:t xml:space="preserve">It </w:t>
      </w:r>
      <w:r w:rsidR="00C714EE">
        <w:rPr>
          <w:b/>
        </w:rPr>
        <w:t>shall</w:t>
      </w:r>
      <w:r>
        <w:t xml:space="preserve"> be </w:t>
      </w:r>
      <w:r w:rsidR="00F671D6">
        <w:t>possible to import CLICOM data from .csv files that do not have “flag columns” after each observation value.</w:t>
      </w:r>
    </w:p>
    <w:p w:rsidR="0016566F" w:rsidRDefault="0016566F" w:rsidP="0016566F">
      <w:pPr>
        <w:pStyle w:val="TAGcomments2"/>
        <w:numPr>
          <w:ilvl w:val="0"/>
          <w:numId w:val="39"/>
        </w:numPr>
      </w:pPr>
      <w:r>
        <w:t xml:space="preserve">A </w:t>
      </w:r>
      <w:r w:rsidR="00F671D6">
        <w:t xml:space="preserve">tool </w:t>
      </w:r>
      <w:r w:rsidR="00C714EE">
        <w:rPr>
          <w:b/>
        </w:rPr>
        <w:t xml:space="preserve">shall </w:t>
      </w:r>
      <w:r>
        <w:t xml:space="preserve">be created </w:t>
      </w:r>
      <w:r w:rsidR="00F671D6">
        <w:t>to import data from the NOAA-ftp</w:t>
      </w:r>
    </w:p>
    <w:p w:rsidR="00F671D6" w:rsidRDefault="0016566F" w:rsidP="0016566F">
      <w:pPr>
        <w:pStyle w:val="TAGcomments2"/>
        <w:numPr>
          <w:ilvl w:val="0"/>
          <w:numId w:val="39"/>
        </w:numPr>
      </w:pPr>
      <w:r>
        <w:t xml:space="preserve">The software </w:t>
      </w:r>
      <w:r w:rsidRPr="0016566F">
        <w:rPr>
          <w:b/>
        </w:rPr>
        <w:t>shall</w:t>
      </w:r>
      <w:r>
        <w:t xml:space="preserve"> </w:t>
      </w:r>
      <w:r w:rsidRPr="0016566F">
        <w:rPr>
          <w:b/>
        </w:rPr>
        <w:t>not</w:t>
      </w:r>
      <w:r>
        <w:t xml:space="preserve"> assist with making it possible to see the folders and files located on servers (i.e. outside of the </w:t>
      </w:r>
      <w:proofErr w:type="spellStart"/>
      <w:r>
        <w:t>localhost</w:t>
      </w:r>
      <w:proofErr w:type="spellEnd"/>
      <w:r>
        <w:t xml:space="preserve">) when Windows Explorer pops up to select an importable file. This is a configuration issue for the NHMS. </w:t>
      </w:r>
    </w:p>
    <w:p w:rsidR="0016566F" w:rsidRDefault="0016566F" w:rsidP="0016566F">
      <w:pPr>
        <w:pStyle w:val="Heading2"/>
      </w:pPr>
      <w:bookmarkStart w:id="32" w:name="_Toc418693905"/>
      <w:r>
        <w:t>Data extract and retrieving products</w:t>
      </w:r>
      <w:bookmarkEnd w:id="32"/>
    </w:p>
    <w:p w:rsidR="001A56FA" w:rsidRDefault="0016566F" w:rsidP="00D34A98">
      <w:pPr>
        <w:pStyle w:val="ListParagraph"/>
        <w:numPr>
          <w:ilvl w:val="0"/>
          <w:numId w:val="39"/>
        </w:numPr>
      </w:pPr>
      <w:r>
        <w:t xml:space="preserve">Previously data exports automatically opened in Excel and users were unsure where the file had been saved. The software </w:t>
      </w:r>
      <w:r w:rsidRPr="0016566F">
        <w:rPr>
          <w:b/>
        </w:rPr>
        <w:t>shall</w:t>
      </w:r>
      <w:r>
        <w:t xml:space="preserve"> require a location and file name to be provided before the data is exported. A default location and file name may be suggested.</w:t>
      </w:r>
    </w:p>
    <w:p w:rsidR="0016566F" w:rsidRDefault="0016566F" w:rsidP="0016566F">
      <w:pPr>
        <w:pStyle w:val="Heading2"/>
      </w:pPr>
      <w:bookmarkStart w:id="33" w:name="_Toc418693906"/>
      <w:r>
        <w:t>Data transmission and decoding</w:t>
      </w:r>
      <w:bookmarkEnd w:id="33"/>
    </w:p>
    <w:p w:rsidR="00C714EE" w:rsidRPr="00C714EE" w:rsidRDefault="00C714EE" w:rsidP="00C714EE">
      <w:pPr>
        <w:pStyle w:val="ListParagraph"/>
        <w:numPr>
          <w:ilvl w:val="0"/>
          <w:numId w:val="50"/>
        </w:numPr>
        <w:rPr>
          <w:i/>
        </w:rPr>
      </w:pPr>
      <w:r w:rsidRPr="00C714EE">
        <w:rPr>
          <w:i/>
        </w:rPr>
        <w:t xml:space="preserve">A simple interface for observers </w:t>
      </w:r>
      <w:r>
        <w:rPr>
          <w:b/>
          <w:i/>
        </w:rPr>
        <w:t xml:space="preserve">could </w:t>
      </w:r>
      <w:r w:rsidRPr="00C714EE">
        <w:rPr>
          <w:i/>
        </w:rPr>
        <w:t xml:space="preserve">be provided that facilitates quick data entry and transmission for use for aeronautical Met services. They should not be allowed to modify scale, limits and other methods/functions of the forms (suggestion from </w:t>
      </w:r>
      <w:r w:rsidR="000350FD">
        <w:rPr>
          <w:i/>
        </w:rPr>
        <w:t>CLIMSOFT</w:t>
      </w:r>
      <w:r w:rsidRPr="00C714EE">
        <w:rPr>
          <w:i/>
        </w:rPr>
        <w:t xml:space="preserve"> Training in </w:t>
      </w:r>
      <w:proofErr w:type="spellStart"/>
      <w:r w:rsidRPr="00C714EE">
        <w:rPr>
          <w:i/>
        </w:rPr>
        <w:t>Tschad</w:t>
      </w:r>
      <w:proofErr w:type="spellEnd"/>
      <w:r w:rsidRPr="00C714EE">
        <w:rPr>
          <w:i/>
        </w:rPr>
        <w:t>, January 2015):</w:t>
      </w:r>
    </w:p>
    <w:p w:rsidR="00C714EE" w:rsidRPr="00C714EE" w:rsidRDefault="00C714EE" w:rsidP="00C714EE">
      <w:pPr>
        <w:pStyle w:val="ListParagraph"/>
        <w:ind w:left="993"/>
        <w:rPr>
          <w:i/>
        </w:rPr>
      </w:pPr>
      <w:r w:rsidRPr="00C714EE">
        <w:rPr>
          <w:b/>
          <w:i/>
        </w:rPr>
        <w:t xml:space="preserve">A. </w:t>
      </w:r>
      <w:proofErr w:type="spellStart"/>
      <w:r w:rsidRPr="00C714EE">
        <w:rPr>
          <w:b/>
          <w:i/>
        </w:rPr>
        <w:t>Mhanda</w:t>
      </w:r>
      <w:proofErr w:type="spellEnd"/>
      <w:r w:rsidRPr="00C714EE">
        <w:rPr>
          <w:b/>
          <w:i/>
        </w:rPr>
        <w:t>:</w:t>
      </w:r>
      <w:r w:rsidRPr="00C714EE">
        <w:rPr>
          <w:i/>
        </w:rPr>
        <w:t xml:space="preserve"> It would be useful to provide a facility for the generation of the routine meteorological message for aviation (i.e.) the METAR message from key-entry forms in real time. I think it would be fairly straightforward to develop a module for encoding the METAR message in traditional alphanumeric code or XML for most of the elements required in the message. Though it would be possible to compute the Pressure reduced to mean sea level (QNH) automatically given the required barometric correction for temperature and height of the barometer above the runway, it would probably be safer to have the observer calculate the QNH according to local procedure to avoid blaming the CLIMSOFT software for calculating any wrong value for QNH.</w:t>
      </w:r>
    </w:p>
    <w:p w:rsidR="0016566F" w:rsidRDefault="00C714EE" w:rsidP="00C714EE">
      <w:pPr>
        <w:pStyle w:val="ListParagraph"/>
        <w:ind w:left="993"/>
      </w:pPr>
      <w:r w:rsidRPr="00C714EE">
        <w:rPr>
          <w:b/>
          <w:i/>
        </w:rPr>
        <w:t xml:space="preserve">B. </w:t>
      </w:r>
      <w:proofErr w:type="spellStart"/>
      <w:r w:rsidRPr="00C714EE">
        <w:rPr>
          <w:b/>
          <w:i/>
        </w:rPr>
        <w:t>Lamptey</w:t>
      </w:r>
      <w:proofErr w:type="spellEnd"/>
      <w:r w:rsidRPr="00C714EE">
        <w:rPr>
          <w:b/>
          <w:i/>
        </w:rPr>
        <w:t>:</w:t>
      </w:r>
      <w:r w:rsidRPr="00C714EE">
        <w:rPr>
          <w:i/>
        </w:rPr>
        <w:t xml:space="preserve"> agree with Albert on Point 1. Everything should be done at the station and only entered into </w:t>
      </w:r>
      <w:proofErr w:type="spellStart"/>
      <w:r w:rsidRPr="00C714EE">
        <w:rPr>
          <w:i/>
        </w:rPr>
        <w:t>Climsoft</w:t>
      </w:r>
      <w:proofErr w:type="spellEnd"/>
      <w:r w:rsidRPr="00C714EE">
        <w:rPr>
          <w:i/>
        </w:rPr>
        <w:t>.</w:t>
      </w:r>
    </w:p>
    <w:p w:rsidR="001B23EB" w:rsidRPr="00C714EE" w:rsidRDefault="00C714EE" w:rsidP="00C714EE">
      <w:pPr>
        <w:pStyle w:val="ListParagraph"/>
        <w:numPr>
          <w:ilvl w:val="0"/>
          <w:numId w:val="50"/>
        </w:numPr>
      </w:pPr>
      <w:r w:rsidRPr="00C714EE">
        <w:t>A</w:t>
      </w:r>
      <w:r w:rsidR="001B23EB" w:rsidRPr="00C714EE">
        <w:t xml:space="preserve">utomatic cloud codes for generation of BUFR and CREX message </w:t>
      </w:r>
      <w:r w:rsidRPr="00C714EE">
        <w:rPr>
          <w:b/>
        </w:rPr>
        <w:t>could</w:t>
      </w:r>
      <w:r w:rsidRPr="00C714EE">
        <w:t xml:space="preserve"> be created </w:t>
      </w:r>
      <w:r w:rsidR="001B23EB" w:rsidRPr="00C714EE">
        <w:t xml:space="preserve">(suggestion from </w:t>
      </w:r>
      <w:r>
        <w:t>CLIMSOFT t</w:t>
      </w:r>
      <w:r w:rsidR="001B23EB" w:rsidRPr="00C714EE">
        <w:t xml:space="preserve">raining in </w:t>
      </w:r>
      <w:proofErr w:type="spellStart"/>
      <w:r w:rsidR="001B23EB" w:rsidRPr="00C714EE">
        <w:t>Tschad</w:t>
      </w:r>
      <w:proofErr w:type="spellEnd"/>
      <w:r w:rsidR="001B23EB" w:rsidRPr="00C714EE">
        <w:t>, January 2015):</w:t>
      </w:r>
    </w:p>
    <w:p w:rsidR="001B23EB" w:rsidRDefault="001B23EB" w:rsidP="001B23EB">
      <w:pPr>
        <w:spacing w:before="100" w:beforeAutospacing="1" w:after="100" w:afterAutospacing="1" w:line="240" w:lineRule="auto"/>
        <w:ind w:left="1134"/>
        <w:rPr>
          <w:rFonts w:eastAsia="Times New Roman"/>
          <w:i/>
        </w:rPr>
      </w:pPr>
      <w:r w:rsidRPr="000248B2">
        <w:rPr>
          <w:rFonts w:eastAsia="Times New Roman"/>
          <w:b/>
          <w:i/>
        </w:rPr>
        <w:t>A. Mhanda:</w:t>
      </w:r>
      <w:r w:rsidRPr="000248B2">
        <w:rPr>
          <w:rFonts w:eastAsia="Times New Roman"/>
          <w:i/>
        </w:rPr>
        <w:t xml:space="preserve"> A standard form for entering many meteorological parameters observed at the same time, in real-time, would be required for the whole of RA I. This would be suitable for real-time synoptic observations. There is already such a form designed for the Caribbean. At the suggestion of Joyce Banda of ZIMMET but now at ACMAD, a similar form [form_synoptic_2_zim] was customized for Zimbabwe with automatic calculation of dewpoint temperature, RH, geopotential and mean sea level pressure pressure. After finishing entering the observation values, at the click of a button, data from that form will be automatically transferred to the TDCF form that will also be launched automatically. From the latter form, all the values required for TDCF would be encoded automatically into CREX or BUFR depending on the option selected. Since there is a standard TDCF template for RA I, I think it will be possible to use one standard synoptic form for real-time observations for TDCF in RA I. In other words, </w:t>
      </w:r>
      <w:r w:rsidRPr="000248B2">
        <w:rPr>
          <w:rFonts w:eastAsia="Times New Roman"/>
          <w:i/>
        </w:rPr>
        <w:lastRenderedPageBreak/>
        <w:t>this will allow direct key-entry of data from observation registers without the need to transcribe the observed values to a monthly climate return.</w:t>
      </w:r>
    </w:p>
    <w:p w:rsidR="001B23EB" w:rsidRPr="001B23EB" w:rsidRDefault="001B23EB" w:rsidP="001B23EB">
      <w:pPr>
        <w:spacing w:before="100" w:beforeAutospacing="1" w:after="100" w:afterAutospacing="1" w:line="240" w:lineRule="auto"/>
        <w:ind w:left="1134"/>
        <w:rPr>
          <w:i/>
        </w:rPr>
      </w:pPr>
      <w:r w:rsidRPr="005E6ECB">
        <w:rPr>
          <w:b/>
          <w:i/>
        </w:rPr>
        <w:t xml:space="preserve">B. Lamptey: </w:t>
      </w:r>
      <w:r w:rsidRPr="005E6ECB">
        <w:rPr>
          <w:i/>
        </w:rPr>
        <w:t>I think a general form could be designed for the whole of RA1, as the elements required by WMO are known. If a particular country needs customization, they could submit a request to the Climsoft Team.</w:t>
      </w:r>
    </w:p>
    <w:p w:rsidR="001A56FA" w:rsidRDefault="001A56FA" w:rsidP="00D34A98">
      <w:pPr>
        <w:pStyle w:val="Heading2"/>
      </w:pPr>
      <w:bookmarkStart w:id="34" w:name="_Toc418693907"/>
      <w:r>
        <w:t>Flags and meta data to improve the record validation process</w:t>
      </w:r>
      <w:bookmarkEnd w:id="34"/>
    </w:p>
    <w:p w:rsidR="001A56FA" w:rsidRPr="001A56FA" w:rsidRDefault="007419EE" w:rsidP="00C714EE">
      <w:pPr>
        <w:pStyle w:val="TAGcomments2"/>
        <w:numPr>
          <w:ilvl w:val="0"/>
          <w:numId w:val="50"/>
        </w:numPr>
      </w:pPr>
      <w:r>
        <w:t xml:space="preserve">The new version </w:t>
      </w:r>
      <w:r w:rsidR="00C714EE" w:rsidRPr="00C714EE">
        <w:rPr>
          <w:b/>
        </w:rPr>
        <w:t>shall</w:t>
      </w:r>
      <w:r w:rsidR="00C714EE">
        <w:t xml:space="preserve"> </w:t>
      </w:r>
      <w:r>
        <w:t>improve the metadata of the Instruments</w:t>
      </w:r>
    </w:p>
    <w:p w:rsidR="001B23EB" w:rsidRDefault="001B23EB" w:rsidP="00D34A98">
      <w:pPr>
        <w:pStyle w:val="Heading2"/>
      </w:pPr>
      <w:bookmarkStart w:id="35" w:name="_Toc418693908"/>
      <w:r>
        <w:t>Language – Translations</w:t>
      </w:r>
      <w:bookmarkEnd w:id="35"/>
    </w:p>
    <w:p w:rsidR="001B23EB" w:rsidRPr="00AC3F0B" w:rsidRDefault="00C714EE" w:rsidP="00AC3F0B">
      <w:pPr>
        <w:pStyle w:val="Personalremarks"/>
        <w:numPr>
          <w:ilvl w:val="0"/>
          <w:numId w:val="50"/>
        </w:numPr>
        <w:rPr>
          <w:i w:val="0"/>
          <w:color w:val="auto"/>
        </w:rPr>
      </w:pPr>
      <w:r>
        <w:rPr>
          <w:i w:val="0"/>
          <w:color w:val="auto"/>
        </w:rPr>
        <w:t xml:space="preserve">The software </w:t>
      </w:r>
      <w:r w:rsidRPr="00C714EE">
        <w:rPr>
          <w:b/>
          <w:i w:val="0"/>
          <w:color w:val="auto"/>
        </w:rPr>
        <w:t>shall</w:t>
      </w:r>
      <w:r>
        <w:rPr>
          <w:i w:val="0"/>
          <w:color w:val="auto"/>
        </w:rPr>
        <w:t xml:space="preserve"> provide </w:t>
      </w:r>
      <w:r w:rsidR="001B23EB" w:rsidRPr="00E52E59">
        <w:rPr>
          <w:i w:val="0"/>
          <w:color w:val="auto"/>
        </w:rPr>
        <w:t xml:space="preserve">translation for French </w:t>
      </w:r>
      <w:r w:rsidR="001B23EB">
        <w:rPr>
          <w:i w:val="0"/>
          <w:color w:val="auto"/>
        </w:rPr>
        <w:t>users</w:t>
      </w:r>
      <w:r w:rsidR="00AC3F0B">
        <w:rPr>
          <w:i w:val="0"/>
          <w:color w:val="auto"/>
        </w:rPr>
        <w:t xml:space="preserve"> and </w:t>
      </w:r>
      <w:r w:rsidR="00AC3F0B">
        <w:rPr>
          <w:b/>
          <w:i w:val="0"/>
          <w:color w:val="auto"/>
        </w:rPr>
        <w:t>shall</w:t>
      </w:r>
      <w:r w:rsidR="00AC3F0B">
        <w:rPr>
          <w:i w:val="0"/>
          <w:color w:val="auto"/>
        </w:rPr>
        <w:t xml:space="preserve"> have the capability to be easily extended to other languages</w:t>
      </w:r>
      <w:r w:rsidR="001B23EB">
        <w:rPr>
          <w:i w:val="0"/>
          <w:color w:val="auto"/>
        </w:rPr>
        <w:t xml:space="preserve"> (suggestion from </w:t>
      </w:r>
      <w:r w:rsidR="000350FD">
        <w:rPr>
          <w:i w:val="0"/>
          <w:color w:val="auto"/>
        </w:rPr>
        <w:t>CLIMSOFT</w:t>
      </w:r>
      <w:r w:rsidR="001B23EB">
        <w:rPr>
          <w:i w:val="0"/>
          <w:color w:val="auto"/>
        </w:rPr>
        <w:t xml:space="preserve"> Training in </w:t>
      </w:r>
      <w:proofErr w:type="spellStart"/>
      <w:r w:rsidR="001B23EB">
        <w:rPr>
          <w:i w:val="0"/>
          <w:color w:val="auto"/>
        </w:rPr>
        <w:t>Tschad</w:t>
      </w:r>
      <w:proofErr w:type="spellEnd"/>
      <w:r w:rsidR="001B23EB">
        <w:rPr>
          <w:i w:val="0"/>
          <w:color w:val="auto"/>
        </w:rPr>
        <w:t>, January 2015):</w:t>
      </w:r>
    </w:p>
    <w:p w:rsidR="001A56FA" w:rsidRDefault="001A56FA" w:rsidP="00D34A98">
      <w:pPr>
        <w:pStyle w:val="Heading2"/>
      </w:pPr>
      <w:bookmarkStart w:id="36" w:name="_Toc418693909"/>
      <w:r>
        <w:t>Other suggestions for improvement</w:t>
      </w:r>
      <w:bookmarkEnd w:id="36"/>
      <w:r>
        <w:t xml:space="preserve"> </w:t>
      </w:r>
    </w:p>
    <w:p w:rsidR="001A56FA" w:rsidRDefault="00AC3F0B" w:rsidP="00C714EE">
      <w:pPr>
        <w:pStyle w:val="TAGcomments2"/>
        <w:numPr>
          <w:ilvl w:val="0"/>
          <w:numId w:val="50"/>
        </w:numPr>
      </w:pPr>
      <w:r>
        <w:t>A</w:t>
      </w:r>
      <w:r w:rsidR="007419EE">
        <w:t>rchiving procedure</w:t>
      </w:r>
      <w:r>
        <w:t xml:space="preserve">s </w:t>
      </w:r>
      <w:r w:rsidRPr="00AC3F0B">
        <w:rPr>
          <w:b/>
        </w:rPr>
        <w:t>shall</w:t>
      </w:r>
      <w:r>
        <w:t xml:space="preserve"> be improved following on from the work in </w:t>
      </w:r>
      <w:r w:rsidR="007419EE">
        <w:t>C</w:t>
      </w:r>
      <w:r>
        <w:t xml:space="preserve">LIMSOFT version </w:t>
      </w:r>
      <w:r w:rsidR="007419EE">
        <w:t>2</w:t>
      </w:r>
      <w:r>
        <w:t xml:space="preserve">. </w:t>
      </w:r>
      <w:r w:rsidR="007419EE">
        <w:t>Guidance</w:t>
      </w:r>
      <w:r>
        <w:t xml:space="preserve"> </w:t>
      </w:r>
      <w:r w:rsidRPr="00AC3F0B">
        <w:rPr>
          <w:b/>
        </w:rPr>
        <w:t>shall</w:t>
      </w:r>
      <w:r>
        <w:t xml:space="preserve"> be provided on </w:t>
      </w:r>
      <w:r w:rsidR="00E77711">
        <w:t>backup</w:t>
      </w:r>
      <w:r>
        <w:t xml:space="preserve">s with corresponding recommendations for </w:t>
      </w:r>
      <w:r w:rsidR="00E77711">
        <w:t>business rules</w:t>
      </w:r>
      <w:r>
        <w:t>.</w:t>
      </w:r>
    </w:p>
    <w:p w:rsidR="00C85D78" w:rsidRPr="001A56FA" w:rsidRDefault="00AC3F0B" w:rsidP="00C714EE">
      <w:pPr>
        <w:pStyle w:val="TAGcomments2"/>
        <w:numPr>
          <w:ilvl w:val="0"/>
          <w:numId w:val="50"/>
        </w:numPr>
      </w:pPr>
      <w:r>
        <w:t xml:space="preserve">Users </w:t>
      </w:r>
      <w:r w:rsidRPr="00AC3F0B">
        <w:rPr>
          <w:b/>
        </w:rPr>
        <w:t>shall</w:t>
      </w:r>
      <w:r>
        <w:t xml:space="preserve"> have </w:t>
      </w:r>
      <w:r w:rsidR="007419EE">
        <w:t>the option to generate summaries as products (e.g. decadal values)</w:t>
      </w:r>
      <w:r>
        <w:t>.</w:t>
      </w:r>
    </w:p>
    <w:p w:rsidR="001A56FA" w:rsidRDefault="001A56FA" w:rsidP="00D34A98">
      <w:pPr>
        <w:pStyle w:val="Heading2"/>
      </w:pPr>
      <w:bookmarkStart w:id="37" w:name="_Toc418693910"/>
      <w:r>
        <w:t>Wider issues of concern</w:t>
      </w:r>
      <w:bookmarkEnd w:id="37"/>
    </w:p>
    <w:p w:rsidR="001A56FA" w:rsidRDefault="007419EE" w:rsidP="00C714EE">
      <w:pPr>
        <w:pStyle w:val="TAGcomments2"/>
        <w:numPr>
          <w:ilvl w:val="0"/>
          <w:numId w:val="50"/>
        </w:numPr>
      </w:pPr>
      <w:r>
        <w:t xml:space="preserve">Videos </w:t>
      </w:r>
      <w:r w:rsidR="00AC3F0B">
        <w:rPr>
          <w:b/>
        </w:rPr>
        <w:t xml:space="preserve">could </w:t>
      </w:r>
      <w:r w:rsidR="00AC3F0B">
        <w:t xml:space="preserve">be released </w:t>
      </w:r>
      <w:r>
        <w:t xml:space="preserve">in French and Portuguese. The </w:t>
      </w:r>
      <w:r w:rsidR="00AC3F0B">
        <w:t xml:space="preserve">video </w:t>
      </w:r>
      <w:r>
        <w:t>in French will be available in March</w:t>
      </w:r>
      <w:r w:rsidR="00AC3F0B">
        <w:t>.</w:t>
      </w:r>
    </w:p>
    <w:p w:rsidR="001A56FA" w:rsidRDefault="00AC3F0B" w:rsidP="00C714EE">
      <w:pPr>
        <w:pStyle w:val="TAGcomments2"/>
        <w:numPr>
          <w:ilvl w:val="0"/>
          <w:numId w:val="50"/>
        </w:numPr>
      </w:pPr>
      <w:r>
        <w:t>G</w:t>
      </w:r>
      <w:r w:rsidR="00B563A5">
        <w:t xml:space="preserve">uidance </w:t>
      </w:r>
      <w:r w:rsidRPr="00AC3F0B">
        <w:rPr>
          <w:b/>
        </w:rPr>
        <w:t>shall</w:t>
      </w:r>
      <w:r>
        <w:t xml:space="preserve"> be given on using CLIMSOFT </w:t>
      </w:r>
      <w:r w:rsidR="00B563A5">
        <w:t>(e.g. creating documentation specifying where and/or how the data are located). This may be specific for each NMHS</w:t>
      </w:r>
      <w:r>
        <w:t>.</w:t>
      </w:r>
    </w:p>
    <w:p w:rsidR="00D2758F" w:rsidRDefault="00AC3F0B" w:rsidP="00D2758F">
      <w:pPr>
        <w:pStyle w:val="Heading1"/>
      </w:pPr>
      <w:bookmarkStart w:id="38" w:name="_Toc418693911"/>
      <w:r>
        <w:t xml:space="preserve">5. </w:t>
      </w:r>
      <w:r w:rsidR="00D2758F">
        <w:t>Others</w:t>
      </w:r>
      <w:r w:rsidR="003B4810">
        <w:t xml:space="preserve"> considerations</w:t>
      </w:r>
      <w:bookmarkEnd w:id="38"/>
    </w:p>
    <w:p w:rsidR="00D2758F" w:rsidRDefault="00AC3F0B" w:rsidP="00D2758F">
      <w:pPr>
        <w:pStyle w:val="TAGcomments2"/>
        <w:numPr>
          <w:ilvl w:val="0"/>
          <w:numId w:val="42"/>
        </w:numPr>
      </w:pPr>
      <w:r>
        <w:t xml:space="preserve">A decision </w:t>
      </w:r>
      <w:r w:rsidRPr="00AC3F0B">
        <w:rPr>
          <w:b/>
        </w:rPr>
        <w:t>shall</w:t>
      </w:r>
      <w:r>
        <w:t xml:space="preserve"> be taken on </w:t>
      </w:r>
      <w:r w:rsidR="00D2758F">
        <w:t>whether the latitude and longitude should be saved in one single entity (</w:t>
      </w:r>
      <w:proofErr w:type="spellStart"/>
      <w:r w:rsidR="00D2758F" w:rsidRPr="00AC3F0B">
        <w:rPr>
          <w:i w:val="0"/>
        </w:rPr>
        <w:t>stationLocationHistory</w:t>
      </w:r>
      <w:proofErr w:type="spellEnd"/>
      <w:r>
        <w:t xml:space="preserve">), </w:t>
      </w:r>
      <w:proofErr w:type="gramStart"/>
      <w:r>
        <w:t>t</w:t>
      </w:r>
      <w:r w:rsidR="00D2758F">
        <w:t>hen</w:t>
      </w:r>
      <w:proofErr w:type="gramEnd"/>
      <w:r w:rsidR="00D2758F">
        <w:t xml:space="preserve"> the current coordinates can be retrieved by a simple query. </w:t>
      </w:r>
    </w:p>
    <w:p w:rsidR="00D2758F" w:rsidRDefault="00AC3F0B" w:rsidP="00D2758F">
      <w:pPr>
        <w:pStyle w:val="TAGcomments2"/>
        <w:numPr>
          <w:ilvl w:val="0"/>
          <w:numId w:val="42"/>
        </w:numPr>
      </w:pPr>
      <w:r>
        <w:t xml:space="preserve">Version 4 </w:t>
      </w:r>
      <w:r w:rsidRPr="00AC3F0B">
        <w:rPr>
          <w:b/>
        </w:rPr>
        <w:t>will not</w:t>
      </w:r>
      <w:r>
        <w:t xml:space="preserve"> ren</w:t>
      </w:r>
      <w:r w:rsidR="00094521">
        <w:t>am</w:t>
      </w:r>
      <w:r>
        <w:t xml:space="preserve">e </w:t>
      </w:r>
      <w:r w:rsidR="00094521">
        <w:t xml:space="preserve">the attributes that are foreign keys (e.g. </w:t>
      </w:r>
      <w:proofErr w:type="spellStart"/>
      <w:r w:rsidR="00094521" w:rsidRPr="00AC3F0B">
        <w:rPr>
          <w:i w:val="0"/>
        </w:rPr>
        <w:t>recordedFrom</w:t>
      </w:r>
      <w:proofErr w:type="spellEnd"/>
      <w:r>
        <w:t xml:space="preserve"> is still used in the </w:t>
      </w:r>
      <w:proofErr w:type="spellStart"/>
      <w:r w:rsidRPr="00AC3F0B">
        <w:rPr>
          <w:i w:val="0"/>
        </w:rPr>
        <w:t>observationInitial</w:t>
      </w:r>
      <w:proofErr w:type="spellEnd"/>
      <w:r w:rsidR="00094521">
        <w:t xml:space="preserve"> entity</w:t>
      </w:r>
      <w:r>
        <w:t xml:space="preserve"> instead of sharing the primary key’s name </w:t>
      </w:r>
      <w:proofErr w:type="spellStart"/>
      <w:r w:rsidRPr="00AC3F0B">
        <w:rPr>
          <w:i w:val="0"/>
        </w:rPr>
        <w:t>stationId</w:t>
      </w:r>
      <w:proofErr w:type="spellEnd"/>
      <w:r w:rsidR="00094521">
        <w:t>)</w:t>
      </w:r>
      <w:r>
        <w:t>.</w:t>
      </w:r>
    </w:p>
    <w:p w:rsidR="0045272B" w:rsidRDefault="00AC3F0B" w:rsidP="00D2758F">
      <w:pPr>
        <w:pStyle w:val="TAGcomments2"/>
        <w:numPr>
          <w:ilvl w:val="0"/>
          <w:numId w:val="42"/>
        </w:numPr>
      </w:pPr>
      <w:r>
        <w:t>T</w:t>
      </w:r>
      <w:r w:rsidR="0045272B">
        <w:t xml:space="preserve">he names of the attributes and entities </w:t>
      </w:r>
      <w:r w:rsidRPr="00AC3F0B">
        <w:rPr>
          <w:b/>
        </w:rPr>
        <w:t>shall</w:t>
      </w:r>
      <w:r>
        <w:t xml:space="preserve"> follow</w:t>
      </w:r>
      <w:r w:rsidR="0045272B">
        <w:t xml:space="preserve"> the same </w:t>
      </w:r>
      <w:proofErr w:type="spellStart"/>
      <w:r>
        <w:t>camelCase</w:t>
      </w:r>
      <w:proofErr w:type="spellEnd"/>
      <w:r>
        <w:t xml:space="preserve"> </w:t>
      </w:r>
      <w:r w:rsidR="0045272B">
        <w:t>standard: first word beginning with a lower case letter and any other word after beg</w:t>
      </w:r>
      <w:r>
        <w:t>inning in capital letter. (</w:t>
      </w:r>
      <w:proofErr w:type="gramStart"/>
      <w:r>
        <w:t>e.g</w:t>
      </w:r>
      <w:proofErr w:type="gramEnd"/>
      <w:r>
        <w:t xml:space="preserve">. </w:t>
      </w:r>
      <w:proofErr w:type="spellStart"/>
      <w:r w:rsidR="0045272B" w:rsidRPr="00AC3F0B">
        <w:rPr>
          <w:i w:val="0"/>
        </w:rPr>
        <w:t>elementType</w:t>
      </w:r>
      <w:proofErr w:type="spellEnd"/>
      <w:r>
        <w:t xml:space="preserve"> instead of </w:t>
      </w:r>
      <w:proofErr w:type="spellStart"/>
      <w:r>
        <w:t>elementtype</w:t>
      </w:r>
      <w:proofErr w:type="spellEnd"/>
      <w:r w:rsidR="0045272B">
        <w:t>)</w:t>
      </w:r>
      <w:r>
        <w:t>.</w:t>
      </w:r>
    </w:p>
    <w:p w:rsidR="00056F45" w:rsidRDefault="00AC3F0B" w:rsidP="00F83BF7">
      <w:pPr>
        <w:pStyle w:val="TAGcomments2"/>
        <w:numPr>
          <w:ilvl w:val="0"/>
          <w:numId w:val="42"/>
        </w:numPr>
      </w:pPr>
      <w:r>
        <w:t>T</w:t>
      </w:r>
      <w:r w:rsidR="00056F45">
        <w:t>he tables and queries that were alr</w:t>
      </w:r>
      <w:r>
        <w:t>eady not in us</w:t>
      </w:r>
      <w:r w:rsidR="00056F45">
        <w:t xml:space="preserve"> in </w:t>
      </w:r>
      <w:r w:rsidR="000350FD">
        <w:t>CLIMSOFT</w:t>
      </w:r>
      <w:r w:rsidR="00056F45">
        <w:t xml:space="preserve"> v3.2</w:t>
      </w:r>
      <w:r>
        <w:t xml:space="preserve"> </w:t>
      </w:r>
      <w:r w:rsidRPr="00AC3F0B">
        <w:rPr>
          <w:b/>
        </w:rPr>
        <w:t>shall</w:t>
      </w:r>
      <w:r>
        <w:t xml:space="preserve"> be removed</w:t>
      </w:r>
      <w:r w:rsidR="00056F45">
        <w:t xml:space="preserve"> (please refer to the extended document: </w:t>
      </w:r>
      <w:r w:rsidR="00F83BF7" w:rsidRPr="00AC3F0B">
        <w:t>CLIMSOFT_v4_technical_requirements_draft_v4.docx</w:t>
      </w:r>
      <w:r w:rsidR="00F83BF7">
        <w:t>, where queries and tables are listed)</w:t>
      </w:r>
      <w:r>
        <w:t>.</w:t>
      </w:r>
    </w:p>
    <w:p w:rsidR="00094521" w:rsidRDefault="00AC3F0B" w:rsidP="0045272B">
      <w:pPr>
        <w:pStyle w:val="TAGcomments2"/>
        <w:numPr>
          <w:ilvl w:val="0"/>
          <w:numId w:val="42"/>
        </w:numPr>
      </w:pPr>
      <w:r>
        <w:t>A</w:t>
      </w:r>
      <w:r w:rsidR="00094521">
        <w:t xml:space="preserve">n arrow </w:t>
      </w:r>
      <w:r w:rsidRPr="00AC3F0B">
        <w:rPr>
          <w:b/>
        </w:rPr>
        <w:t>should</w:t>
      </w:r>
      <w:r>
        <w:t xml:space="preserve"> be included </w:t>
      </w:r>
      <w:r w:rsidR="00094521">
        <w:t>that allows sorting the fields (just like it does the access database</w:t>
      </w:r>
      <w:r w:rsidR="0045272B">
        <w:t xml:space="preserve">, </w:t>
      </w:r>
      <w:r w:rsidR="000350FD">
        <w:t>Figure 5.1</w:t>
      </w:r>
      <w:r w:rsidR="00094521">
        <w:t xml:space="preserve">) for some of the forms available in </w:t>
      </w:r>
      <w:r>
        <w:t>CLIMSOFT</w:t>
      </w:r>
      <w:r w:rsidR="00094521">
        <w:t xml:space="preserve"> (see </w:t>
      </w:r>
      <w:r w:rsidR="00BF3660">
        <w:fldChar w:fldCharType="begin"/>
      </w:r>
      <w:r w:rsidR="0045272B">
        <w:instrText xml:space="preserve"> REF _Ref407036380 \h </w:instrText>
      </w:r>
      <w:r w:rsidR="00BF3660">
        <w:fldChar w:fldCharType="separate"/>
      </w:r>
      <w:r w:rsidR="0045272B">
        <w:t xml:space="preserve">Figure </w:t>
      </w:r>
      <w:r w:rsidR="0045272B">
        <w:rPr>
          <w:noProof/>
        </w:rPr>
        <w:t>4</w:t>
      </w:r>
      <w:r w:rsidR="00BF3660">
        <w:fldChar w:fldCharType="end"/>
      </w:r>
      <w:r w:rsidR="00094521">
        <w:t>)</w:t>
      </w:r>
    </w:p>
    <w:p w:rsidR="0045272B" w:rsidRDefault="0045272B" w:rsidP="0045272B">
      <w:pPr>
        <w:pStyle w:val="ListParagraph"/>
        <w:keepNext/>
        <w:ind w:left="360"/>
        <w:jc w:val="center"/>
      </w:pPr>
      <w:r>
        <w:rPr>
          <w:noProof/>
        </w:rPr>
        <w:lastRenderedPageBreak/>
        <w:drawing>
          <wp:inline distT="0" distB="0" distL="0" distR="0">
            <wp:extent cx="4149969" cy="1942914"/>
            <wp:effectExtent l="0" t="0" r="3175"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9969" cy="1942914"/>
                    </a:xfrm>
                    <a:prstGeom prst="rect">
                      <a:avLst/>
                    </a:prstGeom>
                    <a:noFill/>
                  </pic:spPr>
                </pic:pic>
              </a:graphicData>
            </a:graphic>
          </wp:inline>
        </w:drawing>
      </w:r>
    </w:p>
    <w:p w:rsidR="00094521" w:rsidRDefault="0045272B" w:rsidP="0045272B">
      <w:pPr>
        <w:pStyle w:val="Caption"/>
        <w:jc w:val="center"/>
      </w:pPr>
      <w:bookmarkStart w:id="39" w:name="_Ref407036373"/>
      <w:r>
        <w:t xml:space="preserve">Figure </w:t>
      </w:r>
      <w:bookmarkEnd w:id="39"/>
      <w:r w:rsidR="000350FD">
        <w:t>5.1</w:t>
      </w:r>
      <w:r>
        <w:t xml:space="preserve"> Example of a database in access (attributes from the observation entity)</w:t>
      </w:r>
    </w:p>
    <w:p w:rsidR="0045272B" w:rsidRDefault="0045272B" w:rsidP="00094521">
      <w:pPr>
        <w:pStyle w:val="ListParagraph"/>
      </w:pPr>
    </w:p>
    <w:p w:rsidR="0045272B" w:rsidRDefault="00BF3660" w:rsidP="0045272B">
      <w:pPr>
        <w:pStyle w:val="ListParagraph"/>
        <w:keepNext/>
        <w:ind w:left="0"/>
        <w:jc w:val="center"/>
      </w:pPr>
      <w:r w:rsidRPr="00BF3660">
        <w:rPr>
          <w:noProof/>
          <w:lang w:val="en-US" w:eastAsia="en-US"/>
        </w:rPr>
      </w:r>
      <w:r w:rsidRPr="00BF3660">
        <w:rPr>
          <w:noProof/>
          <w:lang w:val="en-US" w:eastAsia="en-US"/>
        </w:rPr>
        <w:pict>
          <v:group id="Gruppieren 30" o:spid="_x0000_s1032" style="width:172.8pt;height:129.8pt;mso-position-horizontal-relative:char;mso-position-vertical-relative:line" coordsize="29542,22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 o:spid="_x0000_s1034" type="#_x0000_t75" style="position:absolute;width:29542;height:222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wVI3EAAAA2wAAAA8AAABkcnMvZG93bnJldi54bWxEj0FrwkAUhO9C/8PyCr2ZjSmITbNKFAQv&#10;IhopPT6yr0lq9m3Irib+e1co9DjMzDdMthpNK27Uu8ayglkUgyAurW64UnAuttMFCOeRNbaWScGd&#10;HKyWL5MMU20HPtLt5CsRIOxSVFB736VSurImgy6yHXHwfmxv0AfZV1L3OAS4aWUSx3NpsOGwUGNH&#10;m5rKy+lqFHyM33teF8du/3vPi+prcdjFiVTq7XXMP0F4Gv1/+K+90wqSd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wVI3EAAAA2wAAAA8AAAAAAAAAAAAAAAAA&#10;nwIAAGRycy9kb3ducmV2LnhtbFBLBQYAAAAABAAEAPcAAACQAwAAAAA=&#10;">
              <v:imagedata r:id="rId33" o:title=""/>
              <v:path arrowok="t"/>
            </v:shape>
            <v:oval id="Ellipse 26" o:spid="_x0000_s1033" style="position:absolute;left:4642;top:8018;width:1829;height:1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YJ8UA&#10;AADbAAAADwAAAGRycy9kb3ducmV2LnhtbESPzWrDMBCE74G+g9hCLqGR40MwbpRQTJOUQghJe+lt&#10;sba2ibUSluKft68KhR6HmfmG2exG04qeOt9YVrBaJiCIS6sbrhR8fuyfMhA+IGtsLZOCiTzstg+z&#10;DebaDnyh/hoqESHsc1RQh+ByKX1Zk0G/tI44et+2Mxii7CqpOxwi3LQyTZK1NNhwXKjRUVFTebve&#10;jQLMFsW5OZ2yw1nfpvdj4arXL6fU/HF8eQYRaAz/4b/2m1aQruH3S/wB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dgnxQAAANsAAAAPAAAAAAAAAAAAAAAAAJgCAABkcnMv&#10;ZG93bnJldi54bWxQSwUGAAAAAAQABAD1AAAAigMAAAAA&#10;" filled="f" strokecolor="#1f497d [3215]" strokeweight="2pt"/>
            <v:oval id="Ellipse 27" o:spid="_x0000_s1029" style="position:absolute;left:11535;top:8018;width:1829;height:1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19vMQA&#10;AADbAAAADwAAAGRycy9kb3ducmV2LnhtbESPQWvCQBSE74L/YXlCL6KbetAQXUVCbUtBpNaLt0f2&#10;mQSzb5fsqvHfuwXB4zAz3zCLVWcacaXW15YVvI8TEMSF1TWXCg5/m1EKwgdkjY1lUnAnD6tlv7fA&#10;TNsb/9J1H0oRIewzVFCF4DIpfVGRQT+2jjh6J9saDFG2pdQt3iLcNHKSJFNpsOa4UKGjvKLivL8Y&#10;BZgO81293aafO32+/3zlrvw4OqXeBt16DiJQF17hZ/tbK5jM4P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NfbzEAAAA2wAAAA8AAAAAAAAAAAAAAAAAmAIAAGRycy9k&#10;b3ducmV2LnhtbFBLBQYAAAAABAAEAPUAAACJAwAAAAA=&#10;" filled="f" strokecolor="#1f497d [3215]" strokeweight="2pt"/>
            <v:oval id="Ellipse 28" o:spid="_x0000_s1030" style="position:absolute;left:16318;top:8018;width:1829;height:1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pzsIA&#10;AADbAAAADwAAAGRycy9kb3ducmV2LnhtbERPyWrDMBC9F/IPYgK9lFhuDsU4VkIw6ULBhCyX3AZr&#10;YptYI2Gpif331aHQ4+PtxWY0vbjT4DvLCl6TFARxbXXHjYLz6X2RgfABWWNvmRRM5GGznj0VmGv7&#10;4APdj6ERMYR9jgraEFwupa9bMugT64gjd7WDwRDh0Eg94COGm14u0/RNGuw4NrToqGypvh1/jALM&#10;Xsp9V1XZx17fpu/P0jW7i1PqeT5uVyACjeFf/Of+0gqWcWz8En+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unOwgAAANsAAAAPAAAAAAAAAAAAAAAAAJgCAABkcnMvZG93&#10;bnJldi54bWxQSwUGAAAAAAQABAD1AAAAhwMAAAAA&#10;" filled="f" strokecolor="#1f497d [3215]" strokeweight="2pt"/>
            <v:oval id="Ellipse 29" o:spid="_x0000_s1031" style="position:absolute;left:25040;top:8018;width:1829;height:168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5MVcUA&#10;AADbAAAADwAAAGRycy9kb3ducmV2LnhtbESPQWvCQBSE70L/w/IKvUjd6KGkqZtQQrVFEGnaS2+P&#10;7GsSzL5dsqvGf+8KgsdhZr5hlsVoenGkwXeWFcxnCQji2uqOGwW/P6vnFIQPyBp7y6TgTB6K/GGy&#10;xEzbE3/TsQqNiBD2GSpoQ3CZlL5uyaCfWUccvX87GAxRDo3UA54i3PRykSQv0mDHcaFFR2VL9b46&#10;GAWYTstdt92m653enzefpWs+/pxST4/j+xuIQGO4h2/tL61g8QrXL/EH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kxVxQAAANsAAAAPAAAAAAAAAAAAAAAAAJgCAABkcnMv&#10;ZG93bnJldi54bWxQSwUGAAAAAAQABAD1AAAAigMAAAAA&#10;" filled="f" strokecolor="#1f497d [3215]" strokeweight="2pt"/>
            <w10:wrap type="none"/>
            <w10:anchorlock/>
          </v:group>
        </w:pict>
      </w:r>
    </w:p>
    <w:p w:rsidR="0045272B" w:rsidRPr="00094521" w:rsidRDefault="0045272B" w:rsidP="0045272B">
      <w:pPr>
        <w:pStyle w:val="Caption"/>
        <w:jc w:val="center"/>
      </w:pPr>
      <w:bookmarkStart w:id="40" w:name="_Ref407036380"/>
      <w:r>
        <w:t xml:space="preserve">Figure </w:t>
      </w:r>
      <w:bookmarkEnd w:id="40"/>
      <w:r w:rsidR="000350FD">
        <w:t>5</w:t>
      </w:r>
      <w:r>
        <w:t>.</w:t>
      </w:r>
      <w:r w:rsidR="000350FD">
        <w:t>2</w:t>
      </w:r>
      <w:r>
        <w:t xml:space="preserve"> Example of a </w:t>
      </w:r>
      <w:r w:rsidR="000350FD">
        <w:t>CLIMSOFT</w:t>
      </w:r>
      <w:r>
        <w:t xml:space="preserve"> form where the "sort arrows" could be inserted</w:t>
      </w:r>
    </w:p>
    <w:p w:rsidR="0045272B" w:rsidRDefault="0045272B" w:rsidP="0045272B">
      <w:pPr>
        <w:pStyle w:val="ListParagraph"/>
        <w:keepNext/>
        <w:jc w:val="center"/>
      </w:pPr>
    </w:p>
    <w:p w:rsidR="0045272B" w:rsidRDefault="000350FD" w:rsidP="0045272B">
      <w:pPr>
        <w:pStyle w:val="TAGcomments2"/>
        <w:numPr>
          <w:ilvl w:val="0"/>
          <w:numId w:val="42"/>
        </w:numPr>
      </w:pPr>
      <w:r>
        <w:t>W</w:t>
      </w:r>
      <w:r w:rsidR="0045272B">
        <w:t>hen the user use</w:t>
      </w:r>
      <w:r>
        <w:t>s the “tab” key of the keyboard</w:t>
      </w:r>
      <w:r w:rsidR="0045272B">
        <w:t xml:space="preserve"> the cursor </w:t>
      </w:r>
      <w:r w:rsidRPr="000350FD">
        <w:rPr>
          <w:b/>
        </w:rPr>
        <w:t>shall</w:t>
      </w:r>
      <w:r>
        <w:t xml:space="preserve"> </w:t>
      </w:r>
      <w:r w:rsidR="0045272B">
        <w:t xml:space="preserve">automatically </w:t>
      </w:r>
      <w:r>
        <w:t xml:space="preserve">be </w:t>
      </w:r>
      <w:r w:rsidR="0045272B">
        <w:t>placed in the field immediately after the previous one.</w:t>
      </w:r>
      <w:r>
        <w:t xml:space="preserve"> This principal </w:t>
      </w:r>
      <w:r w:rsidRPr="000350FD">
        <w:rPr>
          <w:b/>
        </w:rPr>
        <w:t>shall</w:t>
      </w:r>
      <w:r>
        <w:t xml:space="preserve"> also be added to the developer’s guide as part of the development coding </w:t>
      </w:r>
      <w:proofErr w:type="spellStart"/>
      <w:r>
        <w:t>practive</w:t>
      </w:r>
      <w:proofErr w:type="spellEnd"/>
      <w:r>
        <w:t>.</w:t>
      </w:r>
    </w:p>
    <w:p w:rsidR="00F6127A" w:rsidRDefault="00F6127A" w:rsidP="00A90E39">
      <w:pPr>
        <w:pStyle w:val="TAGcomments2"/>
        <w:ind w:left="360"/>
      </w:pPr>
    </w:p>
    <w:sectPr w:rsidR="00F6127A" w:rsidSect="005E44EF">
      <w:pgSz w:w="11907" w:h="16839" w:code="9"/>
      <w:pgMar w:top="1134"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2D2A" w:rsidRDefault="00222D2A" w:rsidP="001E4B45">
      <w:pPr>
        <w:spacing w:after="0" w:line="240" w:lineRule="auto"/>
      </w:pPr>
      <w:r>
        <w:separator/>
      </w:r>
    </w:p>
  </w:endnote>
  <w:endnote w:type="continuationSeparator" w:id="0">
    <w:p w:rsidR="00222D2A" w:rsidRDefault="00222D2A" w:rsidP="001E4B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AC3F0B" w:rsidP="00B04CCB">
    <w:pPr>
      <w:pStyle w:val="Footer"/>
      <w:tabs>
        <w:tab w:val="clear" w:pos="4513"/>
        <w:tab w:val="clear" w:pos="9026"/>
        <w:tab w:val="left" w:pos="7177"/>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AC3F0B" w:rsidP="00A702AA">
    <w:pPr>
      <w:pStyle w:val="FooterEven"/>
    </w:pPr>
    <w:r>
      <w:t xml:space="preserve">Page </w:t>
    </w:r>
    <w:r w:rsidR="00BF3660" w:rsidRPr="00BF3660">
      <w:fldChar w:fldCharType="begin"/>
    </w:r>
    <w:r>
      <w:instrText xml:space="preserve"> PAGE   \* MERGEFORMAT </w:instrText>
    </w:r>
    <w:r w:rsidR="00BF3660" w:rsidRPr="00BF3660">
      <w:fldChar w:fldCharType="separate"/>
    </w:r>
    <w:r w:rsidR="00BB42A2" w:rsidRPr="00BB42A2">
      <w:rPr>
        <w:noProof/>
        <w:sz w:val="24"/>
        <w:szCs w:val="24"/>
      </w:rPr>
      <w:t>18</w:t>
    </w:r>
    <w:r w:rsidR="00BF3660">
      <w:rPr>
        <w:noProof/>
        <w:sz w:val="24"/>
        <w:szCs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AC3F0B"/>
  <w:p w:rsidR="00AC3F0B" w:rsidRDefault="00AC3F0B" w:rsidP="00A702AA">
    <w:pPr>
      <w:pStyle w:val="FooterOdd"/>
    </w:pPr>
    <w:r>
      <w:t xml:space="preserve">Page </w:t>
    </w:r>
    <w:r w:rsidR="00BF3660" w:rsidRPr="00BF3660">
      <w:fldChar w:fldCharType="begin"/>
    </w:r>
    <w:r>
      <w:instrText xml:space="preserve"> PAGE   \* MERGEFORMAT </w:instrText>
    </w:r>
    <w:r w:rsidR="00BF3660" w:rsidRPr="00BF3660">
      <w:fldChar w:fldCharType="separate"/>
    </w:r>
    <w:r w:rsidR="00BB42A2" w:rsidRPr="00BB42A2">
      <w:rPr>
        <w:noProof/>
        <w:sz w:val="24"/>
        <w:szCs w:val="24"/>
      </w:rPr>
      <w:t>17</w:t>
    </w:r>
    <w:r w:rsidR="00BF3660">
      <w:rPr>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2D2A" w:rsidRDefault="00222D2A" w:rsidP="001E4B45">
      <w:pPr>
        <w:spacing w:after="0" w:line="240" w:lineRule="auto"/>
      </w:pPr>
      <w:r>
        <w:separator/>
      </w:r>
    </w:p>
  </w:footnote>
  <w:footnote w:type="continuationSeparator" w:id="0">
    <w:p w:rsidR="00222D2A" w:rsidRDefault="00222D2A" w:rsidP="001E4B45">
      <w:pPr>
        <w:spacing w:after="0" w:line="240" w:lineRule="auto"/>
      </w:pPr>
      <w:r>
        <w:continuationSeparator/>
      </w:r>
    </w:p>
  </w:footnote>
  <w:footnote w:id="1">
    <w:p w:rsidR="00AC3F0B" w:rsidRDefault="00AC3F0B">
      <w:pPr>
        <w:pStyle w:val="FootnoteText"/>
      </w:pPr>
      <w:r>
        <w:rPr>
          <w:rStyle w:val="FootnoteReference"/>
        </w:rPr>
        <w:footnoteRef/>
      </w:r>
      <w:r>
        <w:t xml:space="preserve"> See “WMO CDMS Specifications v1.2”</w:t>
      </w:r>
    </w:p>
  </w:footnote>
  <w:footnote w:id="2">
    <w:p w:rsidR="00AC3F0B" w:rsidRDefault="00AC3F0B">
      <w:pPr>
        <w:pStyle w:val="FootnoteText"/>
      </w:pPr>
      <w:r>
        <w:rPr>
          <w:rStyle w:val="FootnoteReference"/>
        </w:rPr>
        <w:footnoteRef/>
      </w:r>
      <w:r>
        <w:t xml:space="preserve"> These user requirements are based on the </w:t>
      </w:r>
      <w:bookmarkStart w:id="19" w:name="_Toc412713201"/>
      <w:r>
        <w:t xml:space="preserve">performance of </w:t>
      </w:r>
      <w:proofErr w:type="spellStart"/>
      <w:r>
        <w:t>Climsoft</w:t>
      </w:r>
      <w:proofErr w:type="spellEnd"/>
      <w:r>
        <w:t xml:space="preserve"> v3.2 and were obtained from questionnaires</w:t>
      </w:r>
      <w:proofErr w:type="gramStart"/>
      <w:r>
        <w:t>,  University</w:t>
      </w:r>
      <w:proofErr w:type="gramEnd"/>
      <w:r>
        <w:t xml:space="preserve"> of Kenya and CLIMSOFT Training in </w:t>
      </w:r>
      <w:proofErr w:type="spellStart"/>
      <w:r>
        <w:t>Tschad</w:t>
      </w:r>
      <w:bookmarkEnd w:id="19"/>
      <w:proofErr w:type="spellEnd"/>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74845" o:spid="_x0000_s2053" type="#_x0000_t75" style="position:absolute;margin-left:0;margin-top:0;width:2000pt;height:1335pt;z-index:-251657216;mso-position-horizontal:center;mso-position-horizontal-relative:margin;mso-position-vertical:center;mso-position-vertical-relative:margin" o:allowincell="f">
          <v:imagedata r:id="rId1" o:title="sun_breaking_through_cloud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74846" o:spid="_x0000_s2054" type="#_x0000_t75" style="position:absolute;margin-left:0;margin-top:0;width:2000pt;height:1335pt;z-index:-251656192;mso-position-horizontal:center;mso-position-horizontal-relative:margin;mso-position-vertical:center;mso-position-vertical-relative:margin" o:allowincell="f">
          <v:imagedata r:id="rId1" o:title="sun_breaking_through_cloud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74844" o:spid="_x0000_s2052" type="#_x0000_t75" style="position:absolute;margin-left:0;margin-top:0;width:2000pt;height:1335pt;z-index:-251658240;mso-position-horizontal:center;mso-position-horizontal-relative:margin;mso-position-vertical:center;mso-position-vertical-relative:margin" o:allowincell="f">
          <v:imagedata r:id="rId1" o:title="sun_breaking_through_clouds" blacklevel="13107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pPr>
      <w:pStyle w:val="HeaderEven"/>
    </w:pPr>
    <w:sdt>
      <w:sdtPr>
        <w:alias w:val="Title"/>
        <w:id w:val="-820268459"/>
        <w:dataBinding w:prefixMappings="xmlns:ns0='http://schemas.openxmlformats.org/package/2006/metadata/core-properties' xmlns:ns1='http://purl.org/dc/elements/1.1/'" w:xpath="/ns0:coreProperties[1]/ns1:title[1]" w:storeItemID="{6C3C8BC8-F283-45AE-878A-BAB7291924A1}"/>
        <w:text/>
      </w:sdtPr>
      <w:sdtContent>
        <w:r w:rsidR="00AC3F0B">
          <w:rPr>
            <w:lang w:val="en-GB"/>
          </w:rPr>
          <w:t xml:space="preserve">CLIMSOFT </w:t>
        </w:r>
        <w:r w:rsidR="00BB42A2">
          <w:rPr>
            <w:lang w:val="en-GB"/>
          </w:rPr>
          <w:t>4</w:t>
        </w:r>
        <w:r w:rsidR="00AC3F0B">
          <w:rPr>
            <w:lang w:val="en-GB"/>
          </w:rPr>
          <w:t xml:space="preserve"> – Technical Requirements / Summary V1</w:t>
        </w:r>
      </w:sdtContent>
    </w:sdt>
  </w:p>
  <w:p w:rsidR="00AC3F0B" w:rsidRDefault="00AC3F0B"/>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rsidP="00610462">
    <w:pPr>
      <w:pStyle w:val="HeaderEven"/>
      <w:jc w:val="right"/>
    </w:pPr>
    <w:sdt>
      <w:sdtPr>
        <w:alias w:val="Title"/>
        <w:id w:val="-420796606"/>
        <w:dataBinding w:prefixMappings="xmlns:ns0='http://schemas.openxmlformats.org/package/2006/metadata/core-properties' xmlns:ns1='http://purl.org/dc/elements/1.1/'" w:xpath="/ns0:coreProperties[1]/ns1:title[1]" w:storeItemID="{6C3C8BC8-F283-45AE-878A-BAB7291924A1}"/>
        <w:text/>
      </w:sdtPr>
      <w:sdtContent>
        <w:r w:rsidR="00BB42A2">
          <w:rPr>
            <w:lang w:val="en-GB"/>
          </w:rPr>
          <w:t>CLIMSOFT 4 – Technical Requirements / Summary V1</w:t>
        </w:r>
      </w:sdtContent>
    </w:sdt>
  </w:p>
  <w:p w:rsidR="00AC3F0B" w:rsidRPr="00610462" w:rsidRDefault="00AC3F0B" w:rsidP="00610462">
    <w:pPr>
      <w:pStyle w:val="Header"/>
      <w:rPr>
        <w:lang w:val="en-US"/>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3F0B" w:rsidRDefault="00BF366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674847" o:spid="_x0000_s2055" type="#_x0000_t75" style="position:absolute;margin-left:0;margin-top:0;width:2000pt;height:1335pt;z-index:-251655168;mso-position-horizontal:center;mso-position-horizontal-relative:margin;mso-position-vertical:center;mso-position-vertical-relative:margin" o:allowincell="f">
          <v:imagedata r:id="rId1" o:title="sun_breaking_through_cloud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88"/>
        </w:tabs>
        <w:ind w:left="788" w:hanging="360"/>
      </w:pPr>
      <w:rPr>
        <w:rFonts w:eastAsia="Calibri" w:cs="Calibri"/>
        <w:b/>
        <w:bCs/>
        <w:iCs/>
        <w:color w:val="auto"/>
        <w:sz w:val="26"/>
        <w:szCs w:val="26"/>
      </w:rPr>
    </w:lvl>
    <w:lvl w:ilvl="1">
      <w:start w:val="1"/>
      <w:numFmt w:val="decimal"/>
      <w:lvlText w:val="%2."/>
      <w:lvlJc w:val="left"/>
      <w:pPr>
        <w:tabs>
          <w:tab w:val="num" w:pos="1148"/>
        </w:tabs>
        <w:ind w:left="1148" w:hanging="360"/>
      </w:pPr>
    </w:lvl>
    <w:lvl w:ilvl="2">
      <w:start w:val="1"/>
      <w:numFmt w:val="decimal"/>
      <w:lvlText w:val="%3."/>
      <w:lvlJc w:val="left"/>
      <w:pPr>
        <w:tabs>
          <w:tab w:val="num" w:pos="1508"/>
        </w:tabs>
        <w:ind w:left="1508" w:hanging="360"/>
      </w:pPr>
    </w:lvl>
    <w:lvl w:ilvl="3">
      <w:start w:val="1"/>
      <w:numFmt w:val="decimal"/>
      <w:lvlText w:val="%4."/>
      <w:lvlJc w:val="left"/>
      <w:pPr>
        <w:tabs>
          <w:tab w:val="num" w:pos="1868"/>
        </w:tabs>
        <w:ind w:left="1868" w:hanging="360"/>
      </w:pPr>
      <w:rPr>
        <w:rFonts w:hint="default"/>
      </w:rPr>
    </w:lvl>
    <w:lvl w:ilvl="4">
      <w:start w:val="1"/>
      <w:numFmt w:val="decimal"/>
      <w:lvlText w:val="%5."/>
      <w:lvlJc w:val="left"/>
      <w:pPr>
        <w:tabs>
          <w:tab w:val="num" w:pos="2228"/>
        </w:tabs>
        <w:ind w:left="2228" w:hanging="360"/>
      </w:pPr>
    </w:lvl>
    <w:lvl w:ilvl="5">
      <w:start w:val="1"/>
      <w:numFmt w:val="decimal"/>
      <w:lvlText w:val="%6."/>
      <w:lvlJc w:val="left"/>
      <w:pPr>
        <w:tabs>
          <w:tab w:val="num" w:pos="2588"/>
        </w:tabs>
        <w:ind w:left="2588" w:hanging="360"/>
      </w:pPr>
    </w:lvl>
    <w:lvl w:ilvl="6">
      <w:start w:val="1"/>
      <w:numFmt w:val="decimal"/>
      <w:lvlText w:val="%7."/>
      <w:lvlJc w:val="left"/>
      <w:pPr>
        <w:tabs>
          <w:tab w:val="num" w:pos="2948"/>
        </w:tabs>
        <w:ind w:left="2948" w:hanging="360"/>
      </w:pPr>
    </w:lvl>
    <w:lvl w:ilvl="7">
      <w:start w:val="1"/>
      <w:numFmt w:val="decimal"/>
      <w:lvlText w:val="%8."/>
      <w:lvlJc w:val="left"/>
      <w:pPr>
        <w:tabs>
          <w:tab w:val="num" w:pos="3308"/>
        </w:tabs>
        <w:ind w:left="3308" w:hanging="360"/>
      </w:pPr>
    </w:lvl>
    <w:lvl w:ilvl="8">
      <w:start w:val="1"/>
      <w:numFmt w:val="decimal"/>
      <w:lvlText w:val="%9."/>
      <w:lvlJc w:val="left"/>
      <w:pPr>
        <w:tabs>
          <w:tab w:val="num" w:pos="3668"/>
        </w:tabs>
        <w:ind w:left="3668" w:hanging="360"/>
      </w:pPr>
    </w:lvl>
  </w:abstractNum>
  <w:abstractNum w:abstractNumId="2">
    <w:nsid w:val="00000003"/>
    <w:multiLevelType w:val="multilevel"/>
    <w:tmpl w:val="00000003"/>
    <w:name w:val="WW8Num3"/>
    <w:lvl w:ilvl="0">
      <w:start w:val="1"/>
      <w:numFmt w:val="bullet"/>
      <w:lvlText w:val=""/>
      <w:lvlJc w:val="left"/>
      <w:pPr>
        <w:tabs>
          <w:tab w:val="num" w:pos="788"/>
        </w:tabs>
        <w:ind w:left="788" w:hanging="360"/>
      </w:pPr>
      <w:rPr>
        <w:rFonts w:ascii="Symbol" w:hAnsi="Symbol" w:cs="OpenSymbol"/>
        <w:sz w:val="28"/>
        <w:szCs w:val="28"/>
      </w:rPr>
    </w:lvl>
    <w:lvl w:ilvl="1">
      <w:start w:val="1"/>
      <w:numFmt w:val="bullet"/>
      <w:lvlText w:val="◦"/>
      <w:lvlJc w:val="left"/>
      <w:pPr>
        <w:tabs>
          <w:tab w:val="num" w:pos="1148"/>
        </w:tabs>
        <w:ind w:left="1148" w:hanging="360"/>
      </w:pPr>
      <w:rPr>
        <w:rFonts w:ascii="OpenSymbol" w:hAnsi="OpenSymbol" w:cs="OpenSymbol"/>
      </w:rPr>
    </w:lvl>
    <w:lvl w:ilvl="2">
      <w:start w:val="1"/>
      <w:numFmt w:val="bullet"/>
      <w:lvlText w:val="▪"/>
      <w:lvlJc w:val="left"/>
      <w:pPr>
        <w:tabs>
          <w:tab w:val="num" w:pos="1508"/>
        </w:tabs>
        <w:ind w:left="1508" w:hanging="360"/>
      </w:pPr>
      <w:rPr>
        <w:rFonts w:ascii="OpenSymbol" w:hAnsi="OpenSymbol" w:cs="OpenSymbol"/>
      </w:rPr>
    </w:lvl>
    <w:lvl w:ilvl="3">
      <w:start w:val="1"/>
      <w:numFmt w:val="bullet"/>
      <w:lvlText w:val=""/>
      <w:lvlJc w:val="left"/>
      <w:pPr>
        <w:tabs>
          <w:tab w:val="num" w:pos="1868"/>
        </w:tabs>
        <w:ind w:left="1868" w:hanging="360"/>
      </w:pPr>
      <w:rPr>
        <w:rFonts w:ascii="Symbol" w:hAnsi="Symbol" w:cs="OpenSymbol"/>
        <w:sz w:val="28"/>
        <w:szCs w:val="28"/>
      </w:rPr>
    </w:lvl>
    <w:lvl w:ilvl="4">
      <w:start w:val="1"/>
      <w:numFmt w:val="bullet"/>
      <w:lvlText w:val="◦"/>
      <w:lvlJc w:val="left"/>
      <w:pPr>
        <w:tabs>
          <w:tab w:val="num" w:pos="2228"/>
        </w:tabs>
        <w:ind w:left="2228" w:hanging="360"/>
      </w:pPr>
      <w:rPr>
        <w:rFonts w:ascii="OpenSymbol" w:hAnsi="OpenSymbol" w:cs="OpenSymbol"/>
      </w:rPr>
    </w:lvl>
    <w:lvl w:ilvl="5">
      <w:start w:val="1"/>
      <w:numFmt w:val="bullet"/>
      <w:lvlText w:val="▪"/>
      <w:lvlJc w:val="left"/>
      <w:pPr>
        <w:tabs>
          <w:tab w:val="num" w:pos="2588"/>
        </w:tabs>
        <w:ind w:left="2588" w:hanging="360"/>
      </w:pPr>
      <w:rPr>
        <w:rFonts w:ascii="OpenSymbol" w:hAnsi="OpenSymbol" w:cs="OpenSymbol"/>
      </w:rPr>
    </w:lvl>
    <w:lvl w:ilvl="6">
      <w:start w:val="1"/>
      <w:numFmt w:val="bullet"/>
      <w:lvlText w:val=""/>
      <w:lvlJc w:val="left"/>
      <w:pPr>
        <w:tabs>
          <w:tab w:val="num" w:pos="2948"/>
        </w:tabs>
        <w:ind w:left="2948" w:hanging="360"/>
      </w:pPr>
      <w:rPr>
        <w:rFonts w:ascii="Symbol" w:hAnsi="Symbol" w:cs="OpenSymbol"/>
        <w:sz w:val="28"/>
        <w:szCs w:val="28"/>
      </w:rPr>
    </w:lvl>
    <w:lvl w:ilvl="7">
      <w:start w:val="1"/>
      <w:numFmt w:val="bullet"/>
      <w:lvlText w:val="◦"/>
      <w:lvlJc w:val="left"/>
      <w:pPr>
        <w:tabs>
          <w:tab w:val="num" w:pos="3308"/>
        </w:tabs>
        <w:ind w:left="3308" w:hanging="360"/>
      </w:pPr>
      <w:rPr>
        <w:rFonts w:ascii="OpenSymbol" w:hAnsi="OpenSymbol" w:cs="OpenSymbol"/>
      </w:rPr>
    </w:lvl>
    <w:lvl w:ilvl="8">
      <w:start w:val="1"/>
      <w:numFmt w:val="bullet"/>
      <w:lvlText w:val="▪"/>
      <w:lvlJc w:val="left"/>
      <w:pPr>
        <w:tabs>
          <w:tab w:val="num" w:pos="3668"/>
        </w:tabs>
        <w:ind w:left="3668"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83"/>
        </w:tabs>
        <w:ind w:left="783" w:hanging="360"/>
      </w:pPr>
      <w:rPr>
        <w:rFonts w:ascii="Symbol" w:hAnsi="Symbol" w:cs="OpenSymbol"/>
        <w:sz w:val="28"/>
        <w:szCs w:val="28"/>
      </w:rPr>
    </w:lvl>
    <w:lvl w:ilvl="1">
      <w:start w:val="1"/>
      <w:numFmt w:val="bullet"/>
      <w:lvlText w:val="◦"/>
      <w:lvlJc w:val="left"/>
      <w:pPr>
        <w:tabs>
          <w:tab w:val="num" w:pos="1143"/>
        </w:tabs>
        <w:ind w:left="1143" w:hanging="360"/>
      </w:pPr>
      <w:rPr>
        <w:rFonts w:ascii="OpenSymbol" w:hAnsi="OpenSymbol" w:cs="OpenSymbol"/>
      </w:rPr>
    </w:lvl>
    <w:lvl w:ilvl="2">
      <w:start w:val="1"/>
      <w:numFmt w:val="bullet"/>
      <w:lvlText w:val="▪"/>
      <w:lvlJc w:val="left"/>
      <w:pPr>
        <w:tabs>
          <w:tab w:val="num" w:pos="1503"/>
        </w:tabs>
        <w:ind w:left="1503" w:hanging="360"/>
      </w:pPr>
      <w:rPr>
        <w:rFonts w:ascii="OpenSymbol" w:hAnsi="OpenSymbol" w:cs="OpenSymbol"/>
      </w:rPr>
    </w:lvl>
    <w:lvl w:ilvl="3">
      <w:start w:val="1"/>
      <w:numFmt w:val="bullet"/>
      <w:lvlText w:val=""/>
      <w:lvlJc w:val="left"/>
      <w:pPr>
        <w:tabs>
          <w:tab w:val="num" w:pos="1863"/>
        </w:tabs>
        <w:ind w:left="1863" w:hanging="360"/>
      </w:pPr>
      <w:rPr>
        <w:rFonts w:ascii="Symbol" w:hAnsi="Symbol" w:cs="OpenSymbol"/>
        <w:sz w:val="28"/>
        <w:szCs w:val="28"/>
      </w:rPr>
    </w:lvl>
    <w:lvl w:ilvl="4">
      <w:start w:val="1"/>
      <w:numFmt w:val="bullet"/>
      <w:lvlText w:val="◦"/>
      <w:lvlJc w:val="left"/>
      <w:pPr>
        <w:tabs>
          <w:tab w:val="num" w:pos="2223"/>
        </w:tabs>
        <w:ind w:left="2223" w:hanging="360"/>
      </w:pPr>
      <w:rPr>
        <w:rFonts w:ascii="OpenSymbol" w:hAnsi="OpenSymbol" w:cs="OpenSymbol"/>
      </w:rPr>
    </w:lvl>
    <w:lvl w:ilvl="5">
      <w:start w:val="1"/>
      <w:numFmt w:val="bullet"/>
      <w:lvlText w:val="▪"/>
      <w:lvlJc w:val="left"/>
      <w:pPr>
        <w:tabs>
          <w:tab w:val="num" w:pos="2583"/>
        </w:tabs>
        <w:ind w:left="2583" w:hanging="360"/>
      </w:pPr>
      <w:rPr>
        <w:rFonts w:ascii="OpenSymbol" w:hAnsi="OpenSymbol" w:cs="OpenSymbol"/>
      </w:rPr>
    </w:lvl>
    <w:lvl w:ilvl="6">
      <w:start w:val="1"/>
      <w:numFmt w:val="bullet"/>
      <w:lvlText w:val=""/>
      <w:lvlJc w:val="left"/>
      <w:pPr>
        <w:tabs>
          <w:tab w:val="num" w:pos="2943"/>
        </w:tabs>
        <w:ind w:left="2943" w:hanging="360"/>
      </w:pPr>
      <w:rPr>
        <w:rFonts w:ascii="Symbol" w:hAnsi="Symbol" w:cs="OpenSymbol"/>
        <w:sz w:val="28"/>
        <w:szCs w:val="28"/>
      </w:rPr>
    </w:lvl>
    <w:lvl w:ilvl="7">
      <w:start w:val="1"/>
      <w:numFmt w:val="bullet"/>
      <w:lvlText w:val="◦"/>
      <w:lvlJc w:val="left"/>
      <w:pPr>
        <w:tabs>
          <w:tab w:val="num" w:pos="3303"/>
        </w:tabs>
        <w:ind w:left="3303" w:hanging="360"/>
      </w:pPr>
      <w:rPr>
        <w:rFonts w:ascii="OpenSymbol" w:hAnsi="OpenSymbol" w:cs="OpenSymbol"/>
      </w:rPr>
    </w:lvl>
    <w:lvl w:ilvl="8">
      <w:start w:val="1"/>
      <w:numFmt w:val="bullet"/>
      <w:lvlText w:val="▪"/>
      <w:lvlJc w:val="left"/>
      <w:pPr>
        <w:tabs>
          <w:tab w:val="num" w:pos="3663"/>
        </w:tabs>
        <w:ind w:left="3663"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83"/>
        </w:tabs>
        <w:ind w:left="783" w:hanging="360"/>
      </w:pPr>
      <w:rPr>
        <w:rFonts w:ascii="Symbol" w:hAnsi="Symbol" w:cs="OpenSymbol"/>
        <w:sz w:val="28"/>
        <w:szCs w:val="28"/>
      </w:rPr>
    </w:lvl>
    <w:lvl w:ilvl="1">
      <w:start w:val="1"/>
      <w:numFmt w:val="bullet"/>
      <w:lvlText w:val="◦"/>
      <w:lvlJc w:val="left"/>
      <w:pPr>
        <w:tabs>
          <w:tab w:val="num" w:pos="1143"/>
        </w:tabs>
        <w:ind w:left="1143" w:hanging="360"/>
      </w:pPr>
      <w:rPr>
        <w:rFonts w:ascii="OpenSymbol" w:hAnsi="OpenSymbol" w:cs="OpenSymbol"/>
      </w:rPr>
    </w:lvl>
    <w:lvl w:ilvl="2">
      <w:start w:val="1"/>
      <w:numFmt w:val="bullet"/>
      <w:lvlText w:val="▪"/>
      <w:lvlJc w:val="left"/>
      <w:pPr>
        <w:tabs>
          <w:tab w:val="num" w:pos="1503"/>
        </w:tabs>
        <w:ind w:left="1503" w:hanging="360"/>
      </w:pPr>
      <w:rPr>
        <w:rFonts w:ascii="OpenSymbol" w:hAnsi="OpenSymbol" w:cs="OpenSymbol"/>
      </w:rPr>
    </w:lvl>
    <w:lvl w:ilvl="3">
      <w:start w:val="1"/>
      <w:numFmt w:val="bullet"/>
      <w:lvlText w:val=""/>
      <w:lvlJc w:val="left"/>
      <w:pPr>
        <w:tabs>
          <w:tab w:val="num" w:pos="1863"/>
        </w:tabs>
        <w:ind w:left="1863" w:hanging="360"/>
      </w:pPr>
      <w:rPr>
        <w:rFonts w:ascii="Symbol" w:hAnsi="Symbol" w:cs="OpenSymbol"/>
        <w:sz w:val="28"/>
        <w:szCs w:val="28"/>
      </w:rPr>
    </w:lvl>
    <w:lvl w:ilvl="4">
      <w:start w:val="1"/>
      <w:numFmt w:val="bullet"/>
      <w:lvlText w:val="◦"/>
      <w:lvlJc w:val="left"/>
      <w:pPr>
        <w:tabs>
          <w:tab w:val="num" w:pos="2223"/>
        </w:tabs>
        <w:ind w:left="2223" w:hanging="360"/>
      </w:pPr>
      <w:rPr>
        <w:rFonts w:ascii="OpenSymbol" w:hAnsi="OpenSymbol" w:cs="OpenSymbol"/>
      </w:rPr>
    </w:lvl>
    <w:lvl w:ilvl="5">
      <w:start w:val="1"/>
      <w:numFmt w:val="bullet"/>
      <w:lvlText w:val="▪"/>
      <w:lvlJc w:val="left"/>
      <w:pPr>
        <w:tabs>
          <w:tab w:val="num" w:pos="2583"/>
        </w:tabs>
        <w:ind w:left="2583" w:hanging="360"/>
      </w:pPr>
      <w:rPr>
        <w:rFonts w:ascii="OpenSymbol" w:hAnsi="OpenSymbol" w:cs="OpenSymbol"/>
      </w:rPr>
    </w:lvl>
    <w:lvl w:ilvl="6">
      <w:start w:val="1"/>
      <w:numFmt w:val="bullet"/>
      <w:lvlText w:val=""/>
      <w:lvlJc w:val="left"/>
      <w:pPr>
        <w:tabs>
          <w:tab w:val="num" w:pos="2943"/>
        </w:tabs>
        <w:ind w:left="2943" w:hanging="360"/>
      </w:pPr>
      <w:rPr>
        <w:rFonts w:ascii="Symbol" w:hAnsi="Symbol" w:cs="OpenSymbol"/>
        <w:sz w:val="28"/>
        <w:szCs w:val="28"/>
      </w:rPr>
    </w:lvl>
    <w:lvl w:ilvl="7">
      <w:start w:val="1"/>
      <w:numFmt w:val="bullet"/>
      <w:lvlText w:val="◦"/>
      <w:lvlJc w:val="left"/>
      <w:pPr>
        <w:tabs>
          <w:tab w:val="num" w:pos="3303"/>
        </w:tabs>
        <w:ind w:left="3303" w:hanging="360"/>
      </w:pPr>
      <w:rPr>
        <w:rFonts w:ascii="OpenSymbol" w:hAnsi="OpenSymbol" w:cs="OpenSymbol"/>
      </w:rPr>
    </w:lvl>
    <w:lvl w:ilvl="8">
      <w:start w:val="1"/>
      <w:numFmt w:val="bullet"/>
      <w:lvlText w:val="▪"/>
      <w:lvlJc w:val="left"/>
      <w:pPr>
        <w:tabs>
          <w:tab w:val="num" w:pos="3663"/>
        </w:tabs>
        <w:ind w:left="3663"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Arial" w:hint="default"/>
        <w:i w:val="0"/>
        <w:sz w:val="24"/>
        <w:szCs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Arial" w:hint="default"/>
        <w:i w:val="0"/>
        <w:sz w:val="24"/>
        <w:szCs w:val="2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Arial" w:hint="default"/>
        <w:i w:val="0"/>
        <w:sz w:val="24"/>
        <w:szCs w:val="2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Courier New" w:hint="default"/>
      </w:rPr>
    </w:lvl>
    <w:lvl w:ilvl="2">
      <w:start w:val="1"/>
      <w:numFmt w:val="bullet"/>
      <w:lvlText w:val="▪"/>
      <w:lvlJc w:val="left"/>
      <w:pPr>
        <w:tabs>
          <w:tab w:val="num" w:pos="1440"/>
        </w:tabs>
        <w:ind w:left="1440" w:hanging="360"/>
      </w:pPr>
      <w:rPr>
        <w:rFonts w:ascii="OpenSymbol" w:hAnsi="OpenSymbol" w:cs="Courier New" w:hint="default"/>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Courier New" w:hint="default"/>
      </w:rPr>
    </w:lvl>
    <w:lvl w:ilvl="5">
      <w:start w:val="1"/>
      <w:numFmt w:val="bullet"/>
      <w:lvlText w:val="▪"/>
      <w:lvlJc w:val="left"/>
      <w:pPr>
        <w:tabs>
          <w:tab w:val="num" w:pos="2520"/>
        </w:tabs>
        <w:ind w:left="2520" w:hanging="360"/>
      </w:pPr>
      <w:rPr>
        <w:rFonts w:ascii="OpenSymbol" w:hAnsi="OpenSymbol" w:cs="Courier New" w:hint="default"/>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Courier New" w:hint="default"/>
      </w:rPr>
    </w:lvl>
    <w:lvl w:ilvl="8">
      <w:start w:val="1"/>
      <w:numFmt w:val="bullet"/>
      <w:lvlText w:val="▪"/>
      <w:lvlJc w:val="left"/>
      <w:pPr>
        <w:tabs>
          <w:tab w:val="num" w:pos="3600"/>
        </w:tabs>
        <w:ind w:left="3600" w:hanging="360"/>
      </w:pPr>
      <w:rPr>
        <w:rFonts w:ascii="OpenSymbol" w:hAnsi="OpenSymbol" w:cs="Courier New" w:hint="default"/>
      </w:rPr>
    </w:lvl>
  </w:abstractNum>
  <w:abstractNum w:abstractNumId="9">
    <w:nsid w:val="009C01F0"/>
    <w:multiLevelType w:val="hybridMultilevel"/>
    <w:tmpl w:val="21AC3FFC"/>
    <w:lvl w:ilvl="0" w:tplc="F4D6701A">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186238"/>
    <w:multiLevelType w:val="hybridMultilevel"/>
    <w:tmpl w:val="2312E51A"/>
    <w:lvl w:ilvl="0" w:tplc="CA62C11E">
      <w:start w:val="1"/>
      <w:numFmt w:val="decimal"/>
      <w:lvlText w:val="3.%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D525DF"/>
    <w:multiLevelType w:val="hybridMultilevel"/>
    <w:tmpl w:val="395E2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D16774"/>
    <w:multiLevelType w:val="hybridMultilevel"/>
    <w:tmpl w:val="479A4C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A150020"/>
    <w:multiLevelType w:val="hybridMultilevel"/>
    <w:tmpl w:val="6E68FE1A"/>
    <w:lvl w:ilvl="0" w:tplc="BC6C202A">
      <w:start w:val="1"/>
      <w:numFmt w:val="decimal"/>
      <w:lvlText w:val="5.%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B2CDD"/>
    <w:multiLevelType w:val="hybridMultilevel"/>
    <w:tmpl w:val="21645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25459E8"/>
    <w:multiLevelType w:val="hybridMultilevel"/>
    <w:tmpl w:val="D756B630"/>
    <w:lvl w:ilvl="0" w:tplc="FDE26684">
      <w:start w:val="5"/>
      <w:numFmt w:val="bullet"/>
      <w:lvlText w:val="-"/>
      <w:lvlJc w:val="left"/>
      <w:pPr>
        <w:ind w:left="150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3829DE"/>
    <w:multiLevelType w:val="hybridMultilevel"/>
    <w:tmpl w:val="599E592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B55D12"/>
    <w:multiLevelType w:val="hybridMultilevel"/>
    <w:tmpl w:val="7D62A3E0"/>
    <w:lvl w:ilvl="0" w:tplc="79A2BE34">
      <w:start w:val="1"/>
      <w:numFmt w:val="decimal"/>
      <w:lvlText w:val="3.%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CB4EA1"/>
    <w:multiLevelType w:val="hybridMultilevel"/>
    <w:tmpl w:val="5274C3AE"/>
    <w:lvl w:ilvl="0" w:tplc="69C4E6D0">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3945E6"/>
    <w:multiLevelType w:val="hybridMultilevel"/>
    <w:tmpl w:val="E8C4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3A36F0"/>
    <w:multiLevelType w:val="hybridMultilevel"/>
    <w:tmpl w:val="5274C3AE"/>
    <w:lvl w:ilvl="0" w:tplc="69C4E6D0">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D87CCA"/>
    <w:multiLevelType w:val="hybridMultilevel"/>
    <w:tmpl w:val="737CD4DA"/>
    <w:lvl w:ilvl="0" w:tplc="FDE26684">
      <w:start w:val="5"/>
      <w:numFmt w:val="bullet"/>
      <w:lvlText w:val="-"/>
      <w:lvlJc w:val="left"/>
      <w:pPr>
        <w:ind w:left="1500" w:hanging="360"/>
      </w:pPr>
      <w:rPr>
        <w:rFonts w:ascii="Calibri" w:eastAsiaTheme="minorEastAsia" w:hAnsi="Calibri" w:cstheme="min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2CE340BF"/>
    <w:multiLevelType w:val="hybridMultilevel"/>
    <w:tmpl w:val="CDA6D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177D66"/>
    <w:multiLevelType w:val="hybridMultilevel"/>
    <w:tmpl w:val="E2F4713E"/>
    <w:lvl w:ilvl="0" w:tplc="9820A1A6">
      <w:start w:val="4"/>
      <w:numFmt w:val="bullet"/>
      <w:lvlText w:val="-"/>
      <w:lvlJc w:val="left"/>
      <w:pPr>
        <w:ind w:left="1080" w:hanging="360"/>
      </w:pPr>
      <w:rPr>
        <w:rFonts w:ascii="Calibri" w:eastAsiaTheme="minorEastAsia" w:hAnsi="Calibri"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31DE3E6F"/>
    <w:multiLevelType w:val="hybridMultilevel"/>
    <w:tmpl w:val="C27A6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28C5374"/>
    <w:multiLevelType w:val="hybridMultilevel"/>
    <w:tmpl w:val="F74E23C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3B90395"/>
    <w:multiLevelType w:val="hybridMultilevel"/>
    <w:tmpl w:val="6A6C0D1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E15D2B"/>
    <w:multiLevelType w:val="hybridMultilevel"/>
    <w:tmpl w:val="EB10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147AE"/>
    <w:multiLevelType w:val="hybridMultilevel"/>
    <w:tmpl w:val="6096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046FB4"/>
    <w:multiLevelType w:val="hybridMultilevel"/>
    <w:tmpl w:val="4D285B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0">
    <w:nsid w:val="452B4596"/>
    <w:multiLevelType w:val="hybridMultilevel"/>
    <w:tmpl w:val="54B0360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31">
    <w:nsid w:val="4A6953F0"/>
    <w:multiLevelType w:val="multilevel"/>
    <w:tmpl w:val="0000000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Courier New" w:hint="default"/>
      </w:rPr>
    </w:lvl>
    <w:lvl w:ilvl="2">
      <w:start w:val="1"/>
      <w:numFmt w:val="bullet"/>
      <w:lvlText w:val="▪"/>
      <w:lvlJc w:val="left"/>
      <w:pPr>
        <w:tabs>
          <w:tab w:val="num" w:pos="1440"/>
        </w:tabs>
        <w:ind w:left="1440" w:hanging="360"/>
      </w:pPr>
      <w:rPr>
        <w:rFonts w:ascii="OpenSymbol" w:hAnsi="OpenSymbol" w:cs="Courier New" w:hint="default"/>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Courier New" w:hint="default"/>
      </w:rPr>
    </w:lvl>
    <w:lvl w:ilvl="5">
      <w:start w:val="1"/>
      <w:numFmt w:val="bullet"/>
      <w:lvlText w:val="▪"/>
      <w:lvlJc w:val="left"/>
      <w:pPr>
        <w:tabs>
          <w:tab w:val="num" w:pos="2520"/>
        </w:tabs>
        <w:ind w:left="2520" w:hanging="360"/>
      </w:pPr>
      <w:rPr>
        <w:rFonts w:ascii="OpenSymbol" w:hAnsi="OpenSymbol" w:cs="Courier New" w:hint="default"/>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Courier New" w:hint="default"/>
      </w:rPr>
    </w:lvl>
    <w:lvl w:ilvl="8">
      <w:start w:val="1"/>
      <w:numFmt w:val="bullet"/>
      <w:lvlText w:val="▪"/>
      <w:lvlJc w:val="left"/>
      <w:pPr>
        <w:tabs>
          <w:tab w:val="num" w:pos="3600"/>
        </w:tabs>
        <w:ind w:left="3600" w:hanging="360"/>
      </w:pPr>
      <w:rPr>
        <w:rFonts w:ascii="OpenSymbol" w:hAnsi="OpenSymbol" w:cs="Courier New" w:hint="default"/>
      </w:rPr>
    </w:lvl>
  </w:abstractNum>
  <w:abstractNum w:abstractNumId="32">
    <w:nsid w:val="51F603D8"/>
    <w:multiLevelType w:val="multilevel"/>
    <w:tmpl w:val="00000004"/>
    <w:lvl w:ilvl="0">
      <w:start w:val="1"/>
      <w:numFmt w:val="bullet"/>
      <w:lvlText w:val=""/>
      <w:lvlJc w:val="left"/>
      <w:pPr>
        <w:tabs>
          <w:tab w:val="num" w:pos="783"/>
        </w:tabs>
        <w:ind w:left="783" w:hanging="360"/>
      </w:pPr>
      <w:rPr>
        <w:rFonts w:ascii="Symbol" w:hAnsi="Symbol" w:cs="OpenSymbol"/>
        <w:sz w:val="28"/>
        <w:szCs w:val="28"/>
      </w:rPr>
    </w:lvl>
    <w:lvl w:ilvl="1">
      <w:start w:val="1"/>
      <w:numFmt w:val="bullet"/>
      <w:lvlText w:val="◦"/>
      <w:lvlJc w:val="left"/>
      <w:pPr>
        <w:tabs>
          <w:tab w:val="num" w:pos="1143"/>
        </w:tabs>
        <w:ind w:left="1143" w:hanging="360"/>
      </w:pPr>
      <w:rPr>
        <w:rFonts w:ascii="OpenSymbol" w:hAnsi="OpenSymbol" w:cs="OpenSymbol"/>
      </w:rPr>
    </w:lvl>
    <w:lvl w:ilvl="2">
      <w:start w:val="1"/>
      <w:numFmt w:val="bullet"/>
      <w:lvlText w:val="▪"/>
      <w:lvlJc w:val="left"/>
      <w:pPr>
        <w:tabs>
          <w:tab w:val="num" w:pos="1503"/>
        </w:tabs>
        <w:ind w:left="1503" w:hanging="360"/>
      </w:pPr>
      <w:rPr>
        <w:rFonts w:ascii="OpenSymbol" w:hAnsi="OpenSymbol" w:cs="OpenSymbol"/>
      </w:rPr>
    </w:lvl>
    <w:lvl w:ilvl="3">
      <w:start w:val="1"/>
      <w:numFmt w:val="bullet"/>
      <w:lvlText w:val=""/>
      <w:lvlJc w:val="left"/>
      <w:pPr>
        <w:tabs>
          <w:tab w:val="num" w:pos="1863"/>
        </w:tabs>
        <w:ind w:left="1863" w:hanging="360"/>
      </w:pPr>
      <w:rPr>
        <w:rFonts w:ascii="Symbol" w:hAnsi="Symbol" w:cs="OpenSymbol"/>
        <w:sz w:val="28"/>
        <w:szCs w:val="28"/>
      </w:rPr>
    </w:lvl>
    <w:lvl w:ilvl="4">
      <w:start w:val="1"/>
      <w:numFmt w:val="bullet"/>
      <w:lvlText w:val="◦"/>
      <w:lvlJc w:val="left"/>
      <w:pPr>
        <w:tabs>
          <w:tab w:val="num" w:pos="2223"/>
        </w:tabs>
        <w:ind w:left="2223" w:hanging="360"/>
      </w:pPr>
      <w:rPr>
        <w:rFonts w:ascii="OpenSymbol" w:hAnsi="OpenSymbol" w:cs="OpenSymbol"/>
      </w:rPr>
    </w:lvl>
    <w:lvl w:ilvl="5">
      <w:start w:val="1"/>
      <w:numFmt w:val="bullet"/>
      <w:lvlText w:val="▪"/>
      <w:lvlJc w:val="left"/>
      <w:pPr>
        <w:tabs>
          <w:tab w:val="num" w:pos="2583"/>
        </w:tabs>
        <w:ind w:left="2583" w:hanging="360"/>
      </w:pPr>
      <w:rPr>
        <w:rFonts w:ascii="OpenSymbol" w:hAnsi="OpenSymbol" w:cs="OpenSymbol"/>
      </w:rPr>
    </w:lvl>
    <w:lvl w:ilvl="6">
      <w:start w:val="1"/>
      <w:numFmt w:val="bullet"/>
      <w:lvlText w:val=""/>
      <w:lvlJc w:val="left"/>
      <w:pPr>
        <w:tabs>
          <w:tab w:val="num" w:pos="2943"/>
        </w:tabs>
        <w:ind w:left="2943" w:hanging="360"/>
      </w:pPr>
      <w:rPr>
        <w:rFonts w:ascii="Symbol" w:hAnsi="Symbol" w:cs="OpenSymbol"/>
        <w:sz w:val="28"/>
        <w:szCs w:val="28"/>
      </w:rPr>
    </w:lvl>
    <w:lvl w:ilvl="7">
      <w:start w:val="1"/>
      <w:numFmt w:val="bullet"/>
      <w:lvlText w:val="◦"/>
      <w:lvlJc w:val="left"/>
      <w:pPr>
        <w:tabs>
          <w:tab w:val="num" w:pos="3303"/>
        </w:tabs>
        <w:ind w:left="3303" w:hanging="360"/>
      </w:pPr>
      <w:rPr>
        <w:rFonts w:ascii="OpenSymbol" w:hAnsi="OpenSymbol" w:cs="OpenSymbol"/>
      </w:rPr>
    </w:lvl>
    <w:lvl w:ilvl="8">
      <w:start w:val="1"/>
      <w:numFmt w:val="bullet"/>
      <w:lvlText w:val="▪"/>
      <w:lvlJc w:val="left"/>
      <w:pPr>
        <w:tabs>
          <w:tab w:val="num" w:pos="3663"/>
        </w:tabs>
        <w:ind w:left="3663" w:hanging="360"/>
      </w:pPr>
      <w:rPr>
        <w:rFonts w:ascii="OpenSymbol" w:hAnsi="OpenSymbol" w:cs="OpenSymbol"/>
      </w:rPr>
    </w:lvl>
  </w:abstractNum>
  <w:abstractNum w:abstractNumId="33">
    <w:nsid w:val="532B591C"/>
    <w:multiLevelType w:val="hybridMultilevel"/>
    <w:tmpl w:val="7B5E3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35B1D4B"/>
    <w:multiLevelType w:val="hybridMultilevel"/>
    <w:tmpl w:val="7D62A3E0"/>
    <w:lvl w:ilvl="0" w:tplc="79A2BE34">
      <w:start w:val="1"/>
      <w:numFmt w:val="decimal"/>
      <w:lvlText w:val="3.%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B05654"/>
    <w:multiLevelType w:val="hybridMultilevel"/>
    <w:tmpl w:val="328A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14257A"/>
    <w:multiLevelType w:val="hybridMultilevel"/>
    <w:tmpl w:val="102839F2"/>
    <w:lvl w:ilvl="0" w:tplc="F4D670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2461AD"/>
    <w:multiLevelType w:val="hybridMultilevel"/>
    <w:tmpl w:val="7D62A3E0"/>
    <w:lvl w:ilvl="0" w:tplc="79A2BE34">
      <w:start w:val="1"/>
      <w:numFmt w:val="decimal"/>
      <w:lvlText w:val="3.%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126930"/>
    <w:multiLevelType w:val="hybridMultilevel"/>
    <w:tmpl w:val="5768C8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76B3B86"/>
    <w:multiLevelType w:val="hybridMultilevel"/>
    <w:tmpl w:val="66126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897867"/>
    <w:multiLevelType w:val="hybridMultilevel"/>
    <w:tmpl w:val="550E9292"/>
    <w:lvl w:ilvl="0" w:tplc="7208395A">
      <w:start w:val="1"/>
      <w:numFmt w:val="decimal"/>
      <w:lvlText w:val="1.%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891EE1"/>
    <w:multiLevelType w:val="hybridMultilevel"/>
    <w:tmpl w:val="9488C078"/>
    <w:lvl w:ilvl="0" w:tplc="6986D9A0">
      <w:start w:val="1"/>
      <w:numFmt w:val="decimal"/>
      <w:lvlText w:val="2.%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F83EA4"/>
    <w:multiLevelType w:val="hybridMultilevel"/>
    <w:tmpl w:val="91EA3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B057C4"/>
    <w:multiLevelType w:val="hybridMultilevel"/>
    <w:tmpl w:val="A9D61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2C4945"/>
    <w:multiLevelType w:val="hybridMultilevel"/>
    <w:tmpl w:val="7558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0"/>
  </w:num>
  <w:num w:numId="11">
    <w:abstractNumId w:val="0"/>
  </w:num>
  <w:num w:numId="12">
    <w:abstractNumId w:val="0"/>
  </w:num>
  <w:num w:numId="13">
    <w:abstractNumId w:val="38"/>
  </w:num>
  <w:num w:numId="14">
    <w:abstractNumId w:val="32"/>
  </w:num>
  <w:num w:numId="15">
    <w:abstractNumId w:val="31"/>
  </w:num>
  <w:num w:numId="16">
    <w:abstractNumId w:val="30"/>
  </w:num>
  <w:num w:numId="17">
    <w:abstractNumId w:val="24"/>
  </w:num>
  <w:num w:numId="18">
    <w:abstractNumId w:val="35"/>
  </w:num>
  <w:num w:numId="19">
    <w:abstractNumId w:val="40"/>
  </w:num>
  <w:num w:numId="20">
    <w:abstractNumId w:val="25"/>
  </w:num>
  <w:num w:numId="21">
    <w:abstractNumId w:val="42"/>
  </w:num>
  <w:num w:numId="22">
    <w:abstractNumId w:val="41"/>
  </w:num>
  <w:num w:numId="23">
    <w:abstractNumId w:val="41"/>
    <w:lvlOverride w:ilvl="0">
      <w:startOverride w:val="1"/>
    </w:lvlOverride>
  </w:num>
  <w:num w:numId="24">
    <w:abstractNumId w:val="41"/>
    <w:lvlOverride w:ilvl="0">
      <w:startOverride w:val="1"/>
    </w:lvlOverride>
  </w:num>
  <w:num w:numId="25">
    <w:abstractNumId w:val="14"/>
  </w:num>
  <w:num w:numId="26">
    <w:abstractNumId w:val="22"/>
  </w:num>
  <w:num w:numId="27">
    <w:abstractNumId w:val="36"/>
  </w:num>
  <w:num w:numId="28">
    <w:abstractNumId w:val="9"/>
  </w:num>
  <w:num w:numId="29">
    <w:abstractNumId w:val="33"/>
  </w:num>
  <w:num w:numId="30">
    <w:abstractNumId w:val="29"/>
  </w:num>
  <w:num w:numId="31">
    <w:abstractNumId w:val="21"/>
  </w:num>
  <w:num w:numId="32">
    <w:abstractNumId w:val="15"/>
  </w:num>
  <w:num w:numId="33">
    <w:abstractNumId w:val="44"/>
  </w:num>
  <w:num w:numId="34">
    <w:abstractNumId w:val="39"/>
  </w:num>
  <w:num w:numId="35">
    <w:abstractNumId w:val="11"/>
  </w:num>
  <w:num w:numId="36">
    <w:abstractNumId w:val="28"/>
  </w:num>
  <w:num w:numId="37">
    <w:abstractNumId w:val="34"/>
  </w:num>
  <w:num w:numId="38">
    <w:abstractNumId w:val="27"/>
  </w:num>
  <w:num w:numId="39">
    <w:abstractNumId w:val="20"/>
  </w:num>
  <w:num w:numId="40">
    <w:abstractNumId w:val="26"/>
  </w:num>
  <w:num w:numId="41">
    <w:abstractNumId w:val="16"/>
  </w:num>
  <w:num w:numId="42">
    <w:abstractNumId w:val="13"/>
  </w:num>
  <w:num w:numId="43">
    <w:abstractNumId w:val="19"/>
  </w:num>
  <w:num w:numId="44">
    <w:abstractNumId w:val="12"/>
  </w:num>
  <w:num w:numId="45">
    <w:abstractNumId w:val="43"/>
  </w:num>
  <w:num w:numId="46">
    <w:abstractNumId w:val="10"/>
  </w:num>
  <w:num w:numId="47">
    <w:abstractNumId w:val="37"/>
  </w:num>
  <w:num w:numId="48">
    <w:abstractNumId w:val="17"/>
  </w:num>
  <w:num w:numId="49">
    <w:abstractNumId w:val="23"/>
  </w:num>
  <w:num w:numId="5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displayBackgroundShape/>
  <w:embedSystemFonts/>
  <w:proofState w:spelling="clean" w:grammar="clean"/>
  <w:attachedTemplate r:id="rId1"/>
  <w:stylePaneFormatFilter w:val="0000"/>
  <w:defaultTabStop w:val="1134"/>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12290"/>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
  <w:rsids>
    <w:rsidRoot w:val="008611FC"/>
    <w:rsid w:val="00022D9E"/>
    <w:rsid w:val="00025C08"/>
    <w:rsid w:val="000350FD"/>
    <w:rsid w:val="00040918"/>
    <w:rsid w:val="0004578C"/>
    <w:rsid w:val="00053082"/>
    <w:rsid w:val="00056F45"/>
    <w:rsid w:val="00063D06"/>
    <w:rsid w:val="00065719"/>
    <w:rsid w:val="000734D3"/>
    <w:rsid w:val="00085F03"/>
    <w:rsid w:val="000867F0"/>
    <w:rsid w:val="00087BC7"/>
    <w:rsid w:val="00090CF8"/>
    <w:rsid w:val="0009116D"/>
    <w:rsid w:val="00094521"/>
    <w:rsid w:val="00096814"/>
    <w:rsid w:val="000A5468"/>
    <w:rsid w:val="000E04B1"/>
    <w:rsid w:val="000E2653"/>
    <w:rsid w:val="000F6722"/>
    <w:rsid w:val="0010344A"/>
    <w:rsid w:val="00107AC6"/>
    <w:rsid w:val="00130FC9"/>
    <w:rsid w:val="00133023"/>
    <w:rsid w:val="0016566F"/>
    <w:rsid w:val="00173718"/>
    <w:rsid w:val="00183EF1"/>
    <w:rsid w:val="001937F9"/>
    <w:rsid w:val="001A099D"/>
    <w:rsid w:val="001A2DC4"/>
    <w:rsid w:val="001A42AC"/>
    <w:rsid w:val="001A4657"/>
    <w:rsid w:val="001A56FA"/>
    <w:rsid w:val="001A5CFC"/>
    <w:rsid w:val="001B23EB"/>
    <w:rsid w:val="001B77F1"/>
    <w:rsid w:val="001D1EF9"/>
    <w:rsid w:val="001E10F4"/>
    <w:rsid w:val="001E46EF"/>
    <w:rsid w:val="001E4B45"/>
    <w:rsid w:val="001F67FB"/>
    <w:rsid w:val="00205F49"/>
    <w:rsid w:val="00222D2A"/>
    <w:rsid w:val="002406D3"/>
    <w:rsid w:val="002510DC"/>
    <w:rsid w:val="00257BAD"/>
    <w:rsid w:val="00265161"/>
    <w:rsid w:val="00272AF5"/>
    <w:rsid w:val="00275D54"/>
    <w:rsid w:val="00282C1E"/>
    <w:rsid w:val="002940E8"/>
    <w:rsid w:val="002C5285"/>
    <w:rsid w:val="002D3694"/>
    <w:rsid w:val="002E366F"/>
    <w:rsid w:val="002F0193"/>
    <w:rsid w:val="003021FE"/>
    <w:rsid w:val="003161BC"/>
    <w:rsid w:val="00324D4A"/>
    <w:rsid w:val="00325E74"/>
    <w:rsid w:val="00326746"/>
    <w:rsid w:val="00374A2F"/>
    <w:rsid w:val="00390B05"/>
    <w:rsid w:val="003911D0"/>
    <w:rsid w:val="003B4810"/>
    <w:rsid w:val="003C5A5D"/>
    <w:rsid w:val="003D0888"/>
    <w:rsid w:val="003E504C"/>
    <w:rsid w:val="003E65C2"/>
    <w:rsid w:val="003F5699"/>
    <w:rsid w:val="00404070"/>
    <w:rsid w:val="00406ED6"/>
    <w:rsid w:val="00421B9C"/>
    <w:rsid w:val="00422760"/>
    <w:rsid w:val="00426683"/>
    <w:rsid w:val="004335B9"/>
    <w:rsid w:val="00434B14"/>
    <w:rsid w:val="00443DE8"/>
    <w:rsid w:val="00446F3A"/>
    <w:rsid w:val="00447A88"/>
    <w:rsid w:val="0045272B"/>
    <w:rsid w:val="00460392"/>
    <w:rsid w:val="00460AF1"/>
    <w:rsid w:val="00492A9E"/>
    <w:rsid w:val="004963EB"/>
    <w:rsid w:val="004A7FD4"/>
    <w:rsid w:val="004B3171"/>
    <w:rsid w:val="004C7594"/>
    <w:rsid w:val="004D0A16"/>
    <w:rsid w:val="004D1EE8"/>
    <w:rsid w:val="004E3414"/>
    <w:rsid w:val="004F024E"/>
    <w:rsid w:val="00504AA5"/>
    <w:rsid w:val="00512BCB"/>
    <w:rsid w:val="005279B8"/>
    <w:rsid w:val="0053558F"/>
    <w:rsid w:val="00535E22"/>
    <w:rsid w:val="00544179"/>
    <w:rsid w:val="00571B89"/>
    <w:rsid w:val="00576AEC"/>
    <w:rsid w:val="005802DB"/>
    <w:rsid w:val="005826DF"/>
    <w:rsid w:val="00584D4D"/>
    <w:rsid w:val="00592CC2"/>
    <w:rsid w:val="005B49D5"/>
    <w:rsid w:val="005C20BF"/>
    <w:rsid w:val="005E44EF"/>
    <w:rsid w:val="005E6AE0"/>
    <w:rsid w:val="005F54B7"/>
    <w:rsid w:val="005F7F6C"/>
    <w:rsid w:val="00610462"/>
    <w:rsid w:val="00611D1C"/>
    <w:rsid w:val="0063162D"/>
    <w:rsid w:val="0063580E"/>
    <w:rsid w:val="00646B3A"/>
    <w:rsid w:val="00650A5C"/>
    <w:rsid w:val="00664EB8"/>
    <w:rsid w:val="00673BF1"/>
    <w:rsid w:val="00675294"/>
    <w:rsid w:val="006A1340"/>
    <w:rsid w:val="006B4C97"/>
    <w:rsid w:val="006C64A0"/>
    <w:rsid w:val="006D3DD4"/>
    <w:rsid w:val="006E12B7"/>
    <w:rsid w:val="00715217"/>
    <w:rsid w:val="0073137D"/>
    <w:rsid w:val="0073431B"/>
    <w:rsid w:val="007419EE"/>
    <w:rsid w:val="00754334"/>
    <w:rsid w:val="00755372"/>
    <w:rsid w:val="007603F5"/>
    <w:rsid w:val="007B028A"/>
    <w:rsid w:val="007C659A"/>
    <w:rsid w:val="007D0391"/>
    <w:rsid w:val="007E65D3"/>
    <w:rsid w:val="008053A3"/>
    <w:rsid w:val="00806C53"/>
    <w:rsid w:val="00807E71"/>
    <w:rsid w:val="00820A52"/>
    <w:rsid w:val="0082369C"/>
    <w:rsid w:val="00825875"/>
    <w:rsid w:val="00827839"/>
    <w:rsid w:val="00837319"/>
    <w:rsid w:val="00841E94"/>
    <w:rsid w:val="00851831"/>
    <w:rsid w:val="008611FC"/>
    <w:rsid w:val="008625FF"/>
    <w:rsid w:val="0086611B"/>
    <w:rsid w:val="00884089"/>
    <w:rsid w:val="00897220"/>
    <w:rsid w:val="008A2539"/>
    <w:rsid w:val="008B15BB"/>
    <w:rsid w:val="008B39A4"/>
    <w:rsid w:val="008B6889"/>
    <w:rsid w:val="008D2E2A"/>
    <w:rsid w:val="008D4880"/>
    <w:rsid w:val="008D6E7B"/>
    <w:rsid w:val="008D7199"/>
    <w:rsid w:val="008F0A2F"/>
    <w:rsid w:val="008F0D33"/>
    <w:rsid w:val="008F54FA"/>
    <w:rsid w:val="009004F7"/>
    <w:rsid w:val="009028DC"/>
    <w:rsid w:val="00921373"/>
    <w:rsid w:val="00935104"/>
    <w:rsid w:val="00955A14"/>
    <w:rsid w:val="00961D87"/>
    <w:rsid w:val="0096216D"/>
    <w:rsid w:val="00971DF6"/>
    <w:rsid w:val="009879B8"/>
    <w:rsid w:val="00993BFC"/>
    <w:rsid w:val="009A5F4B"/>
    <w:rsid w:val="009B34ED"/>
    <w:rsid w:val="009C597A"/>
    <w:rsid w:val="009D0ABF"/>
    <w:rsid w:val="009D4997"/>
    <w:rsid w:val="009D78C6"/>
    <w:rsid w:val="009E2001"/>
    <w:rsid w:val="009E768C"/>
    <w:rsid w:val="00A02590"/>
    <w:rsid w:val="00A0538B"/>
    <w:rsid w:val="00A309A4"/>
    <w:rsid w:val="00A345BC"/>
    <w:rsid w:val="00A41130"/>
    <w:rsid w:val="00A51C99"/>
    <w:rsid w:val="00A62F81"/>
    <w:rsid w:val="00A702AA"/>
    <w:rsid w:val="00A72B67"/>
    <w:rsid w:val="00A748D7"/>
    <w:rsid w:val="00A90E39"/>
    <w:rsid w:val="00AA248D"/>
    <w:rsid w:val="00AB041C"/>
    <w:rsid w:val="00AB22E7"/>
    <w:rsid w:val="00AC3F0B"/>
    <w:rsid w:val="00AC3F62"/>
    <w:rsid w:val="00AC4438"/>
    <w:rsid w:val="00AC7D88"/>
    <w:rsid w:val="00AD083F"/>
    <w:rsid w:val="00AE7CFE"/>
    <w:rsid w:val="00AF0605"/>
    <w:rsid w:val="00AF580F"/>
    <w:rsid w:val="00B04CCB"/>
    <w:rsid w:val="00B211FF"/>
    <w:rsid w:val="00B21473"/>
    <w:rsid w:val="00B2648F"/>
    <w:rsid w:val="00B4110E"/>
    <w:rsid w:val="00B563A5"/>
    <w:rsid w:val="00B708A7"/>
    <w:rsid w:val="00B742B2"/>
    <w:rsid w:val="00B87BAD"/>
    <w:rsid w:val="00B87EE6"/>
    <w:rsid w:val="00B95CA7"/>
    <w:rsid w:val="00B971C9"/>
    <w:rsid w:val="00BB42A2"/>
    <w:rsid w:val="00BB4515"/>
    <w:rsid w:val="00BC3084"/>
    <w:rsid w:val="00BD32A6"/>
    <w:rsid w:val="00BD56DA"/>
    <w:rsid w:val="00BD62D8"/>
    <w:rsid w:val="00BE192F"/>
    <w:rsid w:val="00BE5A91"/>
    <w:rsid w:val="00BE781C"/>
    <w:rsid w:val="00BF1158"/>
    <w:rsid w:val="00BF21BF"/>
    <w:rsid w:val="00BF347E"/>
    <w:rsid w:val="00BF3660"/>
    <w:rsid w:val="00C04B82"/>
    <w:rsid w:val="00C20777"/>
    <w:rsid w:val="00C20B1A"/>
    <w:rsid w:val="00C21761"/>
    <w:rsid w:val="00C21B2D"/>
    <w:rsid w:val="00C2419C"/>
    <w:rsid w:val="00C40C49"/>
    <w:rsid w:val="00C41B67"/>
    <w:rsid w:val="00C4256B"/>
    <w:rsid w:val="00C62C51"/>
    <w:rsid w:val="00C65CFB"/>
    <w:rsid w:val="00C714EE"/>
    <w:rsid w:val="00C81C76"/>
    <w:rsid w:val="00C8259A"/>
    <w:rsid w:val="00C85D78"/>
    <w:rsid w:val="00C917D5"/>
    <w:rsid w:val="00CA0250"/>
    <w:rsid w:val="00CB3198"/>
    <w:rsid w:val="00CD65DC"/>
    <w:rsid w:val="00CE3C19"/>
    <w:rsid w:val="00CE796D"/>
    <w:rsid w:val="00CF4ED2"/>
    <w:rsid w:val="00D06928"/>
    <w:rsid w:val="00D273D2"/>
    <w:rsid w:val="00D2758F"/>
    <w:rsid w:val="00D34A98"/>
    <w:rsid w:val="00D51687"/>
    <w:rsid w:val="00D51A76"/>
    <w:rsid w:val="00D65CBD"/>
    <w:rsid w:val="00D66AF9"/>
    <w:rsid w:val="00D82574"/>
    <w:rsid w:val="00D874A9"/>
    <w:rsid w:val="00D87D2A"/>
    <w:rsid w:val="00D96A76"/>
    <w:rsid w:val="00D97566"/>
    <w:rsid w:val="00DC31BB"/>
    <w:rsid w:val="00DC3B60"/>
    <w:rsid w:val="00DD408C"/>
    <w:rsid w:val="00DE49DD"/>
    <w:rsid w:val="00DE78CB"/>
    <w:rsid w:val="00DF2AA7"/>
    <w:rsid w:val="00E12AD7"/>
    <w:rsid w:val="00E131FC"/>
    <w:rsid w:val="00E346AB"/>
    <w:rsid w:val="00E44F70"/>
    <w:rsid w:val="00E63E94"/>
    <w:rsid w:val="00E77711"/>
    <w:rsid w:val="00E949CC"/>
    <w:rsid w:val="00E96FFC"/>
    <w:rsid w:val="00EB058D"/>
    <w:rsid w:val="00EB725B"/>
    <w:rsid w:val="00EC65AD"/>
    <w:rsid w:val="00ED4E1C"/>
    <w:rsid w:val="00F13259"/>
    <w:rsid w:val="00F17DB9"/>
    <w:rsid w:val="00F22454"/>
    <w:rsid w:val="00F46D9A"/>
    <w:rsid w:val="00F50E74"/>
    <w:rsid w:val="00F56760"/>
    <w:rsid w:val="00F607DB"/>
    <w:rsid w:val="00F6127A"/>
    <w:rsid w:val="00F671D6"/>
    <w:rsid w:val="00F83BF7"/>
    <w:rsid w:val="00F84D31"/>
    <w:rsid w:val="00F856E3"/>
    <w:rsid w:val="00F923D3"/>
    <w:rsid w:val="00F923F8"/>
    <w:rsid w:val="00F92BBB"/>
    <w:rsid w:val="00FA2D9B"/>
    <w:rsid w:val="00FA7A80"/>
    <w:rsid w:val="00FA7E3E"/>
    <w:rsid w:val="00FB30CD"/>
    <w:rsid w:val="00FC46F2"/>
    <w:rsid w:val="00FC7A88"/>
    <w:rsid w:val="00FD7B02"/>
    <w:rsid w:val="00FE462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2AA"/>
  </w:style>
  <w:style w:type="paragraph" w:styleId="Heading1">
    <w:name w:val="heading 1"/>
    <w:basedOn w:val="Normal"/>
    <w:next w:val="Normal"/>
    <w:link w:val="Heading1Char"/>
    <w:uiPriority w:val="9"/>
    <w:qFormat/>
    <w:rsid w:val="009004F7"/>
    <w:pPr>
      <w:keepNext/>
      <w:keepLines/>
      <w:pBdr>
        <w:bottom w:val="single" w:sz="4" w:space="1" w:color="auto"/>
      </w:pBd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9004F7"/>
    <w:pPr>
      <w:keepNext/>
      <w:keepLines/>
      <w:spacing w:before="200" w:after="12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9004F7"/>
    <w:pPr>
      <w:keepNext/>
      <w:keepLines/>
      <w:spacing w:before="200" w:after="12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A702A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702A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702A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02A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02A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702A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B725B"/>
    <w:rPr>
      <w:rFonts w:hint="default"/>
    </w:rPr>
  </w:style>
  <w:style w:type="character" w:customStyle="1" w:styleId="WW8Num1z1">
    <w:name w:val="WW8Num1z1"/>
    <w:rsid w:val="00EB725B"/>
  </w:style>
  <w:style w:type="character" w:customStyle="1" w:styleId="WW8Num1z2">
    <w:name w:val="WW8Num1z2"/>
    <w:rsid w:val="00EB725B"/>
  </w:style>
  <w:style w:type="character" w:customStyle="1" w:styleId="WW8Num1z3">
    <w:name w:val="WW8Num1z3"/>
    <w:rsid w:val="00EB725B"/>
  </w:style>
  <w:style w:type="character" w:customStyle="1" w:styleId="WW8Num1z4">
    <w:name w:val="WW8Num1z4"/>
    <w:rsid w:val="00EB725B"/>
  </w:style>
  <w:style w:type="character" w:customStyle="1" w:styleId="WW8Num1z5">
    <w:name w:val="WW8Num1z5"/>
    <w:rsid w:val="00EB725B"/>
  </w:style>
  <w:style w:type="character" w:customStyle="1" w:styleId="WW8Num1z6">
    <w:name w:val="WW8Num1z6"/>
    <w:rsid w:val="00EB725B"/>
  </w:style>
  <w:style w:type="character" w:customStyle="1" w:styleId="WW8Num1z7">
    <w:name w:val="WW8Num1z7"/>
    <w:rsid w:val="00EB725B"/>
  </w:style>
  <w:style w:type="character" w:customStyle="1" w:styleId="WW8Num1z8">
    <w:name w:val="WW8Num1z8"/>
    <w:rsid w:val="00EB725B"/>
  </w:style>
  <w:style w:type="character" w:customStyle="1" w:styleId="WW8Num2z0">
    <w:name w:val="WW8Num2z0"/>
    <w:rsid w:val="00EB725B"/>
    <w:rPr>
      <w:rFonts w:eastAsia="Calibri" w:cs="Calibri"/>
      <w:b/>
      <w:bCs/>
      <w:iCs/>
      <w:color w:val="auto"/>
      <w:sz w:val="26"/>
      <w:szCs w:val="26"/>
    </w:rPr>
  </w:style>
  <w:style w:type="character" w:customStyle="1" w:styleId="WW8Num2z1">
    <w:name w:val="WW8Num2z1"/>
    <w:rsid w:val="00EB725B"/>
  </w:style>
  <w:style w:type="character" w:customStyle="1" w:styleId="WW8Num2z2">
    <w:name w:val="WW8Num2z2"/>
    <w:rsid w:val="00EB725B"/>
  </w:style>
  <w:style w:type="character" w:customStyle="1" w:styleId="WW8Num2z3">
    <w:name w:val="WW8Num2z3"/>
    <w:rsid w:val="00EB725B"/>
    <w:rPr>
      <w:rFonts w:hint="default"/>
    </w:rPr>
  </w:style>
  <w:style w:type="character" w:customStyle="1" w:styleId="WW8Num2z4">
    <w:name w:val="WW8Num2z4"/>
    <w:rsid w:val="00EB725B"/>
  </w:style>
  <w:style w:type="character" w:customStyle="1" w:styleId="WW8Num2z5">
    <w:name w:val="WW8Num2z5"/>
    <w:rsid w:val="00EB725B"/>
  </w:style>
  <w:style w:type="character" w:customStyle="1" w:styleId="WW8Num2z6">
    <w:name w:val="WW8Num2z6"/>
    <w:rsid w:val="00EB725B"/>
  </w:style>
  <w:style w:type="character" w:customStyle="1" w:styleId="WW8Num2z7">
    <w:name w:val="WW8Num2z7"/>
    <w:rsid w:val="00EB725B"/>
  </w:style>
  <w:style w:type="character" w:customStyle="1" w:styleId="WW8Num2z8">
    <w:name w:val="WW8Num2z8"/>
    <w:rsid w:val="00EB725B"/>
  </w:style>
  <w:style w:type="character" w:customStyle="1" w:styleId="WW8Num3z0">
    <w:name w:val="WW8Num3z0"/>
    <w:rsid w:val="00EB725B"/>
    <w:rPr>
      <w:rFonts w:ascii="Symbol" w:hAnsi="Symbol" w:cs="OpenSymbol"/>
      <w:sz w:val="28"/>
      <w:szCs w:val="28"/>
    </w:rPr>
  </w:style>
  <w:style w:type="character" w:customStyle="1" w:styleId="WW8Num3z1">
    <w:name w:val="WW8Num3z1"/>
    <w:rsid w:val="00EB725B"/>
    <w:rPr>
      <w:rFonts w:ascii="OpenSymbol" w:hAnsi="OpenSymbol" w:cs="OpenSymbol"/>
    </w:rPr>
  </w:style>
  <w:style w:type="character" w:customStyle="1" w:styleId="WW8Num4z0">
    <w:name w:val="WW8Num4z0"/>
    <w:rsid w:val="00EB725B"/>
    <w:rPr>
      <w:rFonts w:ascii="Symbol" w:hAnsi="Symbol" w:cs="OpenSymbol"/>
      <w:sz w:val="28"/>
      <w:szCs w:val="28"/>
    </w:rPr>
  </w:style>
  <w:style w:type="character" w:customStyle="1" w:styleId="WW8Num4z1">
    <w:name w:val="WW8Num4z1"/>
    <w:rsid w:val="00EB725B"/>
    <w:rPr>
      <w:rFonts w:ascii="OpenSymbol" w:hAnsi="OpenSymbol" w:cs="OpenSymbol"/>
    </w:rPr>
  </w:style>
  <w:style w:type="character" w:customStyle="1" w:styleId="WW8Num5z0">
    <w:name w:val="WW8Num5z0"/>
    <w:rsid w:val="00EB725B"/>
    <w:rPr>
      <w:rFonts w:ascii="Symbol" w:hAnsi="Symbol" w:cs="OpenSymbol"/>
      <w:sz w:val="28"/>
      <w:szCs w:val="28"/>
    </w:rPr>
  </w:style>
  <w:style w:type="character" w:customStyle="1" w:styleId="WW8Num5z1">
    <w:name w:val="WW8Num5z1"/>
    <w:rsid w:val="00EB725B"/>
    <w:rPr>
      <w:rFonts w:ascii="OpenSymbol" w:hAnsi="OpenSymbol" w:cs="OpenSymbol"/>
    </w:rPr>
  </w:style>
  <w:style w:type="character" w:customStyle="1" w:styleId="WW8Num6z0">
    <w:name w:val="WW8Num6z0"/>
    <w:rsid w:val="00EB725B"/>
    <w:rPr>
      <w:rFonts w:ascii="Symbol" w:hAnsi="Symbol" w:cs="OpenSymbol"/>
      <w:sz w:val="28"/>
      <w:szCs w:val="28"/>
    </w:rPr>
  </w:style>
  <w:style w:type="character" w:customStyle="1" w:styleId="WW8Num6z1">
    <w:name w:val="WW8Num6z1"/>
    <w:rsid w:val="00EB725B"/>
    <w:rPr>
      <w:rFonts w:ascii="OpenSymbol" w:hAnsi="OpenSymbol" w:cs="OpenSymbol"/>
    </w:rPr>
  </w:style>
  <w:style w:type="character" w:customStyle="1" w:styleId="WW8Num7z0">
    <w:name w:val="WW8Num7z0"/>
    <w:rsid w:val="00EB725B"/>
    <w:rPr>
      <w:rFonts w:ascii="Symbol" w:hAnsi="Symbol" w:cs="OpenSymbol"/>
      <w:sz w:val="28"/>
      <w:szCs w:val="28"/>
    </w:rPr>
  </w:style>
  <w:style w:type="character" w:customStyle="1" w:styleId="WW8Num7z1">
    <w:name w:val="WW8Num7z1"/>
    <w:rsid w:val="00EB725B"/>
    <w:rPr>
      <w:rFonts w:ascii="OpenSymbol" w:hAnsi="OpenSymbol" w:cs="OpenSymbol"/>
    </w:rPr>
  </w:style>
  <w:style w:type="character" w:customStyle="1" w:styleId="WW8Num8z0">
    <w:name w:val="WW8Num8z0"/>
    <w:rsid w:val="00EB725B"/>
    <w:rPr>
      <w:rFonts w:cs="Arial" w:hint="default"/>
      <w:i w:val="0"/>
      <w:sz w:val="24"/>
      <w:szCs w:val="24"/>
    </w:rPr>
  </w:style>
  <w:style w:type="character" w:customStyle="1" w:styleId="WW8Num8z1">
    <w:name w:val="WW8Num8z1"/>
    <w:rsid w:val="00EB725B"/>
    <w:rPr>
      <w:rFonts w:ascii="OpenSymbol" w:hAnsi="OpenSymbol" w:cs="OpenSymbol"/>
    </w:rPr>
  </w:style>
  <w:style w:type="character" w:customStyle="1" w:styleId="WW8Num9z0">
    <w:name w:val="WW8Num9z0"/>
    <w:rsid w:val="00EB725B"/>
    <w:rPr>
      <w:rFonts w:ascii="Symbol" w:hAnsi="Symbol" w:cs="Symbol" w:hint="default"/>
      <w:sz w:val="22"/>
      <w:szCs w:val="22"/>
    </w:rPr>
  </w:style>
  <w:style w:type="character" w:customStyle="1" w:styleId="WW8Num9z1">
    <w:name w:val="WW8Num9z1"/>
    <w:rsid w:val="00EB725B"/>
    <w:rPr>
      <w:rFonts w:ascii="Courier New" w:hAnsi="Courier New" w:cs="Courier New" w:hint="default"/>
    </w:rPr>
  </w:style>
  <w:style w:type="character" w:customStyle="1" w:styleId="WW8Num10z0">
    <w:name w:val="WW8Num10z0"/>
    <w:rsid w:val="00EB725B"/>
    <w:rPr>
      <w:rFonts w:ascii="Symbol" w:hAnsi="Symbol" w:cs="Symbol" w:hint="default"/>
      <w:sz w:val="22"/>
      <w:szCs w:val="22"/>
    </w:rPr>
  </w:style>
  <w:style w:type="character" w:customStyle="1" w:styleId="WW8Num10z1">
    <w:name w:val="WW8Num10z1"/>
    <w:rsid w:val="00EB725B"/>
    <w:rPr>
      <w:rFonts w:ascii="Courier New" w:hAnsi="Courier New" w:cs="Courier New" w:hint="default"/>
    </w:rPr>
  </w:style>
  <w:style w:type="character" w:customStyle="1" w:styleId="WW8Num11z0">
    <w:name w:val="WW8Num11z0"/>
    <w:rsid w:val="00EB725B"/>
    <w:rPr>
      <w:rFonts w:ascii="Symbol" w:hAnsi="Symbol" w:cs="Symbol" w:hint="default"/>
    </w:rPr>
  </w:style>
  <w:style w:type="character" w:customStyle="1" w:styleId="WW8Num11z1">
    <w:name w:val="WW8Num11z1"/>
    <w:rsid w:val="00EB725B"/>
    <w:rPr>
      <w:rFonts w:ascii="Courier New" w:hAnsi="Courier New" w:cs="Courier New" w:hint="default"/>
    </w:rPr>
  </w:style>
  <w:style w:type="character" w:customStyle="1" w:styleId="WW8Num11z2">
    <w:name w:val="WW8Num11z2"/>
    <w:rsid w:val="00EB725B"/>
    <w:rPr>
      <w:rFonts w:ascii="Wingdings" w:hAnsi="Wingdings" w:cs="Wingdings" w:hint="default"/>
    </w:rPr>
  </w:style>
  <w:style w:type="character" w:customStyle="1" w:styleId="Bullets">
    <w:name w:val="Bullets"/>
    <w:rsid w:val="00EB725B"/>
    <w:rPr>
      <w:rFonts w:ascii="OpenSymbol" w:eastAsia="OpenSymbol" w:hAnsi="OpenSymbol" w:cs="OpenSymbol"/>
    </w:rPr>
  </w:style>
  <w:style w:type="character" w:customStyle="1" w:styleId="NumberingSymbols">
    <w:name w:val="Numbering Symbols"/>
    <w:rsid w:val="00EB725B"/>
  </w:style>
  <w:style w:type="character" w:customStyle="1" w:styleId="WW8Num10z2">
    <w:name w:val="WW8Num10z2"/>
    <w:rsid w:val="00EB725B"/>
    <w:rPr>
      <w:rFonts w:ascii="Wingdings" w:hAnsi="Wingdings" w:cs="Wingdings" w:hint="default"/>
    </w:rPr>
  </w:style>
  <w:style w:type="character" w:customStyle="1" w:styleId="WW8Num12z0">
    <w:name w:val="WW8Num12z0"/>
    <w:rsid w:val="00EB725B"/>
    <w:rPr>
      <w:rFonts w:ascii="Symbol" w:hAnsi="Symbol" w:cs="Symbol" w:hint="default"/>
      <w:sz w:val="22"/>
      <w:szCs w:val="22"/>
    </w:rPr>
  </w:style>
  <w:style w:type="character" w:customStyle="1" w:styleId="WW8Num12z1">
    <w:name w:val="WW8Num12z1"/>
    <w:rsid w:val="00EB725B"/>
    <w:rPr>
      <w:rFonts w:ascii="Courier New" w:hAnsi="Courier New" w:cs="Courier New" w:hint="default"/>
    </w:rPr>
  </w:style>
  <w:style w:type="character" w:customStyle="1" w:styleId="WW8Num12z2">
    <w:name w:val="WW8Num12z2"/>
    <w:rsid w:val="00EB725B"/>
    <w:rPr>
      <w:rFonts w:ascii="Wingdings" w:hAnsi="Wingdings" w:cs="Wingdings" w:hint="default"/>
    </w:rPr>
  </w:style>
  <w:style w:type="character" w:customStyle="1" w:styleId="WW8Num13z0">
    <w:name w:val="WW8Num13z0"/>
    <w:rsid w:val="00EB725B"/>
    <w:rPr>
      <w:rFonts w:ascii="Symbol" w:hAnsi="Symbol" w:cs="Symbol" w:hint="default"/>
      <w:sz w:val="22"/>
      <w:szCs w:val="22"/>
    </w:rPr>
  </w:style>
  <w:style w:type="character" w:customStyle="1" w:styleId="WW8Num13z1">
    <w:name w:val="WW8Num13z1"/>
    <w:rsid w:val="00EB725B"/>
    <w:rPr>
      <w:rFonts w:hint="default"/>
    </w:rPr>
  </w:style>
  <w:style w:type="character" w:customStyle="1" w:styleId="WW8Num13z2">
    <w:name w:val="WW8Num13z2"/>
    <w:rsid w:val="00EB725B"/>
    <w:rPr>
      <w:rFonts w:ascii="Wingdings" w:hAnsi="Wingdings" w:cs="Wingdings" w:hint="default"/>
    </w:rPr>
  </w:style>
  <w:style w:type="character" w:customStyle="1" w:styleId="WW8Num13z4">
    <w:name w:val="WW8Num13z4"/>
    <w:rsid w:val="00EB725B"/>
    <w:rPr>
      <w:rFonts w:ascii="Courier New" w:hAnsi="Courier New" w:cs="Courier New" w:hint="default"/>
    </w:rPr>
  </w:style>
  <w:style w:type="character" w:customStyle="1" w:styleId="WW8Num16z0">
    <w:name w:val="WW8Num16z0"/>
    <w:rsid w:val="00EB725B"/>
    <w:rPr>
      <w:rFonts w:ascii="Symbol" w:hAnsi="Symbol" w:cs="Symbol" w:hint="default"/>
      <w:sz w:val="22"/>
      <w:szCs w:val="22"/>
    </w:rPr>
  </w:style>
  <w:style w:type="character" w:customStyle="1" w:styleId="WW8Num16z1">
    <w:name w:val="WW8Num16z1"/>
    <w:rsid w:val="00EB725B"/>
    <w:rPr>
      <w:rFonts w:ascii="Courier New" w:hAnsi="Courier New" w:cs="Courier New" w:hint="default"/>
    </w:rPr>
  </w:style>
  <w:style w:type="character" w:customStyle="1" w:styleId="WW8Num16z2">
    <w:name w:val="WW8Num16z2"/>
    <w:rsid w:val="00EB725B"/>
    <w:rPr>
      <w:rFonts w:ascii="Wingdings" w:hAnsi="Wingdings" w:cs="Wingdings" w:hint="default"/>
    </w:rPr>
  </w:style>
  <w:style w:type="character" w:styleId="Hyperlink">
    <w:name w:val="Hyperlink"/>
    <w:uiPriority w:val="99"/>
    <w:rsid w:val="00EB725B"/>
    <w:rPr>
      <w:color w:val="000080"/>
      <w:u w:val="single"/>
    </w:rPr>
  </w:style>
  <w:style w:type="character" w:styleId="FollowedHyperlink">
    <w:name w:val="FollowedHyperlink"/>
    <w:rsid w:val="00EB725B"/>
    <w:rPr>
      <w:color w:val="800000"/>
      <w:u w:val="single"/>
    </w:rPr>
  </w:style>
  <w:style w:type="character" w:customStyle="1" w:styleId="WW8Num9z2">
    <w:name w:val="WW8Num9z2"/>
    <w:rsid w:val="00EB725B"/>
    <w:rPr>
      <w:rFonts w:ascii="Wingdings" w:hAnsi="Wingdings" w:cs="Wingdings" w:hint="default"/>
    </w:rPr>
  </w:style>
  <w:style w:type="character" w:customStyle="1" w:styleId="BalloonTextChar">
    <w:name w:val="Balloon Text Char"/>
    <w:rsid w:val="00EB725B"/>
    <w:rPr>
      <w:rFonts w:ascii="Tahoma" w:eastAsia="Lucida Sans Unicode" w:hAnsi="Tahoma" w:cs="Tahoma"/>
      <w:color w:val="000000"/>
      <w:sz w:val="16"/>
      <w:szCs w:val="16"/>
      <w:lang w:eastAsia="en-US" w:bidi="en-US"/>
    </w:rPr>
  </w:style>
  <w:style w:type="paragraph" w:customStyle="1" w:styleId="Heading">
    <w:name w:val="Heading"/>
    <w:basedOn w:val="Normal"/>
    <w:next w:val="BodyText"/>
    <w:rsid w:val="00EB725B"/>
    <w:pPr>
      <w:keepNext/>
      <w:spacing w:before="240" w:after="120"/>
    </w:pPr>
    <w:rPr>
      <w:rFonts w:ascii="Arial" w:eastAsia="MS Mincho" w:hAnsi="Arial" w:cs="Tahoma"/>
      <w:sz w:val="28"/>
      <w:szCs w:val="28"/>
    </w:rPr>
  </w:style>
  <w:style w:type="paragraph" w:styleId="BodyText">
    <w:name w:val="Body Text"/>
    <w:basedOn w:val="Normal"/>
    <w:rsid w:val="00EB725B"/>
    <w:pPr>
      <w:spacing w:after="120"/>
    </w:pPr>
  </w:style>
  <w:style w:type="paragraph" w:styleId="List">
    <w:name w:val="List"/>
    <w:basedOn w:val="BodyText"/>
    <w:rsid w:val="00EB725B"/>
    <w:rPr>
      <w:rFonts w:cs="Mangal"/>
    </w:rPr>
  </w:style>
  <w:style w:type="paragraph" w:styleId="Caption">
    <w:name w:val="caption"/>
    <w:basedOn w:val="Normal"/>
    <w:next w:val="Normal"/>
    <w:uiPriority w:val="35"/>
    <w:unhideWhenUsed/>
    <w:qFormat/>
    <w:rsid w:val="004D1EE8"/>
    <w:pPr>
      <w:keepNext/>
      <w:spacing w:after="60" w:line="240" w:lineRule="auto"/>
    </w:pPr>
    <w:rPr>
      <w:b/>
      <w:bCs/>
      <w:color w:val="4F81BD" w:themeColor="accent1"/>
      <w:sz w:val="18"/>
      <w:szCs w:val="18"/>
    </w:rPr>
  </w:style>
  <w:style w:type="paragraph" w:customStyle="1" w:styleId="Index">
    <w:name w:val="Index"/>
    <w:basedOn w:val="Normal"/>
    <w:rsid w:val="00EB725B"/>
    <w:pPr>
      <w:suppressLineNumbers/>
    </w:pPr>
    <w:rPr>
      <w:rFonts w:cs="Mangal"/>
    </w:rPr>
  </w:style>
  <w:style w:type="paragraph" w:styleId="BalloonText">
    <w:name w:val="Balloon Text"/>
    <w:basedOn w:val="Normal"/>
    <w:rsid w:val="00EB725B"/>
    <w:rPr>
      <w:rFonts w:ascii="Tahoma" w:hAnsi="Tahoma" w:cs="Tahoma"/>
      <w:sz w:val="16"/>
      <w:szCs w:val="16"/>
    </w:rPr>
  </w:style>
  <w:style w:type="character" w:styleId="CommentReference">
    <w:name w:val="annotation reference"/>
    <w:uiPriority w:val="99"/>
    <w:semiHidden/>
    <w:unhideWhenUsed/>
    <w:rsid w:val="000734D3"/>
    <w:rPr>
      <w:sz w:val="16"/>
      <w:szCs w:val="16"/>
    </w:rPr>
  </w:style>
  <w:style w:type="paragraph" w:styleId="CommentText">
    <w:name w:val="annotation text"/>
    <w:basedOn w:val="Normal"/>
    <w:link w:val="CommentTextChar"/>
    <w:uiPriority w:val="99"/>
    <w:semiHidden/>
    <w:unhideWhenUsed/>
    <w:rsid w:val="000734D3"/>
    <w:rPr>
      <w:sz w:val="20"/>
      <w:szCs w:val="20"/>
    </w:rPr>
  </w:style>
  <w:style w:type="character" w:customStyle="1" w:styleId="CommentTextChar">
    <w:name w:val="Comment Text Char"/>
    <w:link w:val="CommentText"/>
    <w:uiPriority w:val="99"/>
    <w:semiHidden/>
    <w:rsid w:val="000734D3"/>
    <w:rPr>
      <w:rFonts w:ascii="Calibri" w:eastAsia="Lucida Sans Unicode" w:hAnsi="Calibri" w:cs="Tahoma"/>
      <w:color w:val="000000"/>
      <w:lang w:val="en-US" w:eastAsia="en-US" w:bidi="en-US"/>
    </w:rPr>
  </w:style>
  <w:style w:type="paragraph" w:styleId="CommentSubject">
    <w:name w:val="annotation subject"/>
    <w:basedOn w:val="CommentText"/>
    <w:next w:val="CommentText"/>
    <w:link w:val="CommentSubjectChar"/>
    <w:uiPriority w:val="99"/>
    <w:semiHidden/>
    <w:unhideWhenUsed/>
    <w:rsid w:val="000734D3"/>
    <w:rPr>
      <w:b/>
      <w:bCs/>
    </w:rPr>
  </w:style>
  <w:style w:type="character" w:customStyle="1" w:styleId="CommentSubjectChar">
    <w:name w:val="Comment Subject Char"/>
    <w:link w:val="CommentSubject"/>
    <w:uiPriority w:val="99"/>
    <w:semiHidden/>
    <w:rsid w:val="000734D3"/>
    <w:rPr>
      <w:rFonts w:ascii="Calibri" w:eastAsia="Lucida Sans Unicode" w:hAnsi="Calibri" w:cs="Tahoma"/>
      <w:b/>
      <w:bCs/>
      <w:color w:val="000000"/>
      <w:lang w:val="en-US" w:eastAsia="en-US" w:bidi="en-US"/>
    </w:rPr>
  </w:style>
  <w:style w:type="character" w:customStyle="1" w:styleId="Heading1Char">
    <w:name w:val="Heading 1 Char"/>
    <w:basedOn w:val="DefaultParagraphFont"/>
    <w:link w:val="Heading1"/>
    <w:uiPriority w:val="9"/>
    <w:rsid w:val="009004F7"/>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9004F7"/>
    <w:rPr>
      <w:rFonts w:asciiTheme="majorHAnsi" w:eastAsiaTheme="majorEastAsia" w:hAnsiTheme="majorHAnsi" w:cstheme="majorBidi"/>
      <w:b/>
      <w:bCs/>
      <w:color w:val="4F81BD" w:themeColor="accent1"/>
      <w:sz w:val="32"/>
      <w:szCs w:val="26"/>
    </w:rPr>
  </w:style>
  <w:style w:type="character" w:customStyle="1" w:styleId="Heading3Char">
    <w:name w:val="Heading 3 Char"/>
    <w:basedOn w:val="DefaultParagraphFont"/>
    <w:link w:val="Heading3"/>
    <w:uiPriority w:val="9"/>
    <w:rsid w:val="009004F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A702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702A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702A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702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02A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702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02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02A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702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702AA"/>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702AA"/>
    <w:rPr>
      <w:b/>
      <w:bCs/>
    </w:rPr>
  </w:style>
  <w:style w:type="character" w:styleId="Emphasis">
    <w:name w:val="Emphasis"/>
    <w:basedOn w:val="DefaultParagraphFont"/>
    <w:uiPriority w:val="20"/>
    <w:qFormat/>
    <w:rsid w:val="00A702AA"/>
    <w:rPr>
      <w:i/>
      <w:iCs/>
    </w:rPr>
  </w:style>
  <w:style w:type="paragraph" w:styleId="NoSpacing">
    <w:name w:val="No Spacing"/>
    <w:link w:val="NoSpacingChar"/>
    <w:uiPriority w:val="1"/>
    <w:qFormat/>
    <w:rsid w:val="00A702AA"/>
    <w:pPr>
      <w:spacing w:after="0" w:line="240" w:lineRule="auto"/>
    </w:pPr>
  </w:style>
  <w:style w:type="paragraph" w:styleId="ListParagraph">
    <w:name w:val="List Paragraph"/>
    <w:basedOn w:val="Normal"/>
    <w:uiPriority w:val="34"/>
    <w:qFormat/>
    <w:rsid w:val="00A702AA"/>
    <w:pPr>
      <w:ind w:left="720"/>
      <w:contextualSpacing/>
    </w:pPr>
  </w:style>
  <w:style w:type="paragraph" w:styleId="Quote">
    <w:name w:val="Quote"/>
    <w:basedOn w:val="Normal"/>
    <w:next w:val="Normal"/>
    <w:link w:val="QuoteChar"/>
    <w:uiPriority w:val="29"/>
    <w:qFormat/>
    <w:rsid w:val="00A702AA"/>
    <w:rPr>
      <w:i/>
      <w:iCs/>
      <w:color w:val="000000" w:themeColor="text1"/>
    </w:rPr>
  </w:style>
  <w:style w:type="character" w:customStyle="1" w:styleId="QuoteChar">
    <w:name w:val="Quote Char"/>
    <w:basedOn w:val="DefaultParagraphFont"/>
    <w:link w:val="Quote"/>
    <w:uiPriority w:val="29"/>
    <w:rsid w:val="00A702AA"/>
    <w:rPr>
      <w:i/>
      <w:iCs/>
      <w:color w:val="000000" w:themeColor="text1"/>
    </w:rPr>
  </w:style>
  <w:style w:type="paragraph" w:styleId="IntenseQuote">
    <w:name w:val="Intense Quote"/>
    <w:basedOn w:val="Normal"/>
    <w:next w:val="Normal"/>
    <w:link w:val="IntenseQuoteChar"/>
    <w:uiPriority w:val="30"/>
    <w:qFormat/>
    <w:rsid w:val="00A702A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702AA"/>
    <w:rPr>
      <w:b/>
      <w:bCs/>
      <w:i/>
      <w:iCs/>
      <w:color w:val="4F81BD" w:themeColor="accent1"/>
    </w:rPr>
  </w:style>
  <w:style w:type="character" w:styleId="SubtleEmphasis">
    <w:name w:val="Subtle Emphasis"/>
    <w:basedOn w:val="DefaultParagraphFont"/>
    <w:uiPriority w:val="19"/>
    <w:qFormat/>
    <w:rsid w:val="00A702AA"/>
    <w:rPr>
      <w:i/>
      <w:iCs/>
      <w:color w:val="808080" w:themeColor="text1" w:themeTint="7F"/>
    </w:rPr>
  </w:style>
  <w:style w:type="character" w:styleId="IntenseEmphasis">
    <w:name w:val="Intense Emphasis"/>
    <w:basedOn w:val="DefaultParagraphFont"/>
    <w:uiPriority w:val="21"/>
    <w:qFormat/>
    <w:rsid w:val="00A702AA"/>
    <w:rPr>
      <w:b/>
      <w:bCs/>
      <w:i/>
      <w:iCs/>
      <w:color w:val="4F81BD" w:themeColor="accent1"/>
    </w:rPr>
  </w:style>
  <w:style w:type="character" w:styleId="SubtleReference">
    <w:name w:val="Subtle Reference"/>
    <w:basedOn w:val="DefaultParagraphFont"/>
    <w:uiPriority w:val="31"/>
    <w:qFormat/>
    <w:rsid w:val="00A702AA"/>
    <w:rPr>
      <w:smallCaps/>
      <w:color w:val="C0504D" w:themeColor="accent2"/>
      <w:u w:val="single"/>
    </w:rPr>
  </w:style>
  <w:style w:type="character" w:styleId="IntenseReference">
    <w:name w:val="Intense Reference"/>
    <w:basedOn w:val="DefaultParagraphFont"/>
    <w:uiPriority w:val="32"/>
    <w:qFormat/>
    <w:rsid w:val="00A702AA"/>
    <w:rPr>
      <w:b/>
      <w:bCs/>
      <w:smallCaps/>
      <w:color w:val="C0504D" w:themeColor="accent2"/>
      <w:spacing w:val="5"/>
      <w:u w:val="single"/>
    </w:rPr>
  </w:style>
  <w:style w:type="character" w:styleId="BookTitle">
    <w:name w:val="Book Title"/>
    <w:basedOn w:val="DefaultParagraphFont"/>
    <w:uiPriority w:val="33"/>
    <w:qFormat/>
    <w:rsid w:val="00A702AA"/>
    <w:rPr>
      <w:b/>
      <w:bCs/>
      <w:smallCaps/>
      <w:spacing w:val="5"/>
    </w:rPr>
  </w:style>
  <w:style w:type="paragraph" w:styleId="TOCHeading">
    <w:name w:val="TOC Heading"/>
    <w:basedOn w:val="Heading1"/>
    <w:next w:val="Normal"/>
    <w:uiPriority w:val="39"/>
    <w:semiHidden/>
    <w:unhideWhenUsed/>
    <w:qFormat/>
    <w:rsid w:val="00A702AA"/>
    <w:pPr>
      <w:outlineLvl w:val="9"/>
    </w:pPr>
  </w:style>
  <w:style w:type="character" w:customStyle="1" w:styleId="NoSpacingChar">
    <w:name w:val="No Spacing Char"/>
    <w:link w:val="NoSpacing"/>
    <w:uiPriority w:val="1"/>
    <w:rsid w:val="00FD7B02"/>
  </w:style>
  <w:style w:type="paragraph" w:styleId="Header">
    <w:name w:val="header"/>
    <w:basedOn w:val="Normal"/>
    <w:link w:val="HeaderChar"/>
    <w:uiPriority w:val="99"/>
    <w:unhideWhenUsed/>
    <w:rsid w:val="001E4B45"/>
    <w:pPr>
      <w:tabs>
        <w:tab w:val="center" w:pos="4513"/>
        <w:tab w:val="right" w:pos="9026"/>
      </w:tabs>
    </w:pPr>
  </w:style>
  <w:style w:type="character" w:customStyle="1" w:styleId="HeaderChar">
    <w:name w:val="Header Char"/>
    <w:basedOn w:val="DefaultParagraphFont"/>
    <w:link w:val="Header"/>
    <w:uiPriority w:val="99"/>
    <w:rsid w:val="001E4B45"/>
    <w:rPr>
      <w:rFonts w:ascii="Calibri" w:eastAsia="Lucida Sans Unicode" w:hAnsi="Calibri" w:cs="Tahoma"/>
      <w:color w:val="000000"/>
      <w:sz w:val="22"/>
      <w:szCs w:val="24"/>
      <w:lang w:eastAsia="en-US" w:bidi="en-US"/>
    </w:rPr>
  </w:style>
  <w:style w:type="paragraph" w:styleId="Footer">
    <w:name w:val="footer"/>
    <w:basedOn w:val="Normal"/>
    <w:link w:val="FooterChar"/>
    <w:uiPriority w:val="99"/>
    <w:unhideWhenUsed/>
    <w:rsid w:val="001E4B45"/>
    <w:pPr>
      <w:tabs>
        <w:tab w:val="center" w:pos="4513"/>
        <w:tab w:val="right" w:pos="9026"/>
      </w:tabs>
    </w:pPr>
  </w:style>
  <w:style w:type="character" w:customStyle="1" w:styleId="FooterChar">
    <w:name w:val="Footer Char"/>
    <w:basedOn w:val="DefaultParagraphFont"/>
    <w:link w:val="Footer"/>
    <w:uiPriority w:val="99"/>
    <w:rsid w:val="001E4B45"/>
    <w:rPr>
      <w:rFonts w:ascii="Calibri" w:eastAsia="Lucida Sans Unicode" w:hAnsi="Calibri" w:cs="Tahoma"/>
      <w:color w:val="000000"/>
      <w:sz w:val="22"/>
      <w:szCs w:val="24"/>
      <w:lang w:eastAsia="en-US" w:bidi="en-US"/>
    </w:rPr>
  </w:style>
  <w:style w:type="paragraph" w:customStyle="1" w:styleId="FooterEven">
    <w:name w:val="Footer Even"/>
    <w:basedOn w:val="Normal"/>
    <w:rsid w:val="00A702AA"/>
    <w:pPr>
      <w:pBdr>
        <w:top w:val="single" w:sz="4" w:space="1" w:color="4F81BD" w:themeColor="accent1"/>
      </w:pBdr>
      <w:spacing w:after="180" w:line="264" w:lineRule="auto"/>
    </w:pPr>
    <w:rPr>
      <w:rFonts w:eastAsiaTheme="minorHAnsi" w:cs="Times New Roman"/>
      <w:color w:val="1F497D" w:themeColor="text2"/>
      <w:sz w:val="20"/>
      <w:szCs w:val="20"/>
      <w:lang w:val="en-US" w:eastAsia="ja-JP"/>
    </w:rPr>
  </w:style>
  <w:style w:type="paragraph" w:customStyle="1" w:styleId="FooterOdd">
    <w:name w:val="Footer Odd"/>
    <w:basedOn w:val="Normal"/>
    <w:rsid w:val="00A702AA"/>
    <w:pPr>
      <w:pBdr>
        <w:top w:val="single" w:sz="4" w:space="1" w:color="4F81BD" w:themeColor="accent1"/>
      </w:pBdr>
      <w:spacing w:after="180" w:line="264" w:lineRule="auto"/>
      <w:jc w:val="right"/>
    </w:pPr>
    <w:rPr>
      <w:rFonts w:eastAsiaTheme="minorHAnsi" w:cs="Times New Roman"/>
      <w:color w:val="1F497D" w:themeColor="text2"/>
      <w:sz w:val="20"/>
      <w:szCs w:val="20"/>
      <w:lang w:val="en-US" w:eastAsia="ja-JP"/>
    </w:rPr>
  </w:style>
  <w:style w:type="paragraph" w:customStyle="1" w:styleId="HeaderEven">
    <w:name w:val="Header Even"/>
    <w:basedOn w:val="NoSpacing"/>
    <w:rsid w:val="00A702AA"/>
    <w:pPr>
      <w:pBdr>
        <w:bottom w:val="single" w:sz="4" w:space="1" w:color="4F81BD" w:themeColor="accent1"/>
      </w:pBdr>
    </w:pPr>
    <w:rPr>
      <w:rFonts w:eastAsiaTheme="minorHAnsi" w:cs="Times New Roman"/>
      <w:b/>
      <w:color w:val="1F497D" w:themeColor="text2"/>
      <w:sz w:val="20"/>
      <w:szCs w:val="20"/>
      <w:lang w:val="en-US" w:eastAsia="ja-JP"/>
    </w:rPr>
  </w:style>
  <w:style w:type="paragraph" w:customStyle="1" w:styleId="HeaderOdd">
    <w:name w:val="Header Odd"/>
    <w:basedOn w:val="NoSpacing"/>
    <w:rsid w:val="00A702AA"/>
    <w:pPr>
      <w:pBdr>
        <w:bottom w:val="single" w:sz="4" w:space="1" w:color="4F81BD" w:themeColor="accent1"/>
      </w:pBdr>
      <w:jc w:val="right"/>
    </w:pPr>
    <w:rPr>
      <w:rFonts w:eastAsiaTheme="minorHAnsi" w:cs="Times New Roman"/>
      <w:b/>
      <w:color w:val="1F497D" w:themeColor="text2"/>
      <w:sz w:val="20"/>
      <w:szCs w:val="20"/>
      <w:lang w:val="en-US" w:eastAsia="ja-JP"/>
    </w:rPr>
  </w:style>
  <w:style w:type="paragraph" w:styleId="FootnoteText">
    <w:name w:val="footnote text"/>
    <w:basedOn w:val="Normal"/>
    <w:link w:val="FootnoteTextChar"/>
    <w:uiPriority w:val="99"/>
    <w:semiHidden/>
    <w:unhideWhenUsed/>
    <w:rsid w:val="006D3D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3DD4"/>
    <w:rPr>
      <w:sz w:val="20"/>
      <w:szCs w:val="20"/>
    </w:rPr>
  </w:style>
  <w:style w:type="character" w:styleId="FootnoteReference">
    <w:name w:val="footnote reference"/>
    <w:basedOn w:val="DefaultParagraphFont"/>
    <w:uiPriority w:val="99"/>
    <w:semiHidden/>
    <w:unhideWhenUsed/>
    <w:rsid w:val="006D3DD4"/>
    <w:rPr>
      <w:vertAlign w:val="superscript"/>
    </w:rPr>
  </w:style>
  <w:style w:type="paragraph" w:customStyle="1" w:styleId="Hyperlink1">
    <w:name w:val="Hyperlink1"/>
    <w:basedOn w:val="Normal"/>
    <w:link w:val="hyperlinkChar"/>
    <w:qFormat/>
    <w:rsid w:val="00E346AB"/>
    <w:rPr>
      <w:color w:val="4F81BD" w:themeColor="accent1"/>
      <w:u w:val="single"/>
    </w:rPr>
  </w:style>
  <w:style w:type="character" w:customStyle="1" w:styleId="hyperlinkChar">
    <w:name w:val="hyperlink Char"/>
    <w:basedOn w:val="DefaultParagraphFont"/>
    <w:link w:val="Hyperlink1"/>
    <w:rsid w:val="00E346AB"/>
    <w:rPr>
      <w:color w:val="4F81BD" w:themeColor="accent1"/>
      <w:u w:val="single"/>
    </w:rPr>
  </w:style>
  <w:style w:type="paragraph" w:customStyle="1" w:styleId="Question">
    <w:name w:val="Question"/>
    <w:basedOn w:val="Normal"/>
    <w:link w:val="QuestionChar"/>
    <w:qFormat/>
    <w:rsid w:val="00090CF8"/>
    <w:rPr>
      <w:i/>
      <w:color w:val="FF0000"/>
    </w:rPr>
  </w:style>
  <w:style w:type="character" w:customStyle="1" w:styleId="QuestionChar">
    <w:name w:val="Question Char"/>
    <w:basedOn w:val="DefaultParagraphFont"/>
    <w:link w:val="Question"/>
    <w:rsid w:val="00090CF8"/>
    <w:rPr>
      <w:i/>
      <w:color w:val="FF0000"/>
    </w:rPr>
  </w:style>
  <w:style w:type="paragraph" w:customStyle="1" w:styleId="Figure1">
    <w:name w:val="Figure1"/>
    <w:basedOn w:val="Normal"/>
    <w:rsid w:val="00AF0605"/>
    <w:pPr>
      <w:spacing w:after="120" w:line="240" w:lineRule="auto"/>
      <w:ind w:left="360"/>
    </w:pPr>
    <w:rPr>
      <w:rFonts w:ascii="Arial" w:eastAsia="Times New Roman" w:hAnsi="Arial" w:cs="Arial"/>
      <w:sz w:val="16"/>
      <w:szCs w:val="24"/>
      <w:lang w:eastAsia="en-US"/>
    </w:rPr>
  </w:style>
  <w:style w:type="table" w:styleId="TableGrid">
    <w:name w:val="Table Grid"/>
    <w:basedOn w:val="TableNormal"/>
    <w:uiPriority w:val="59"/>
    <w:rsid w:val="00AF06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comments">
    <w:name w:val="TAG_comments"/>
    <w:basedOn w:val="Normal"/>
    <w:qFormat/>
    <w:rsid w:val="00BD56DA"/>
    <w:pPr>
      <w:spacing w:after="120"/>
      <w:ind w:left="1304"/>
    </w:pPr>
    <w:rPr>
      <w:i/>
    </w:rPr>
  </w:style>
  <w:style w:type="paragraph" w:customStyle="1" w:styleId="WMOrecommendations">
    <w:name w:val="WMO_recommendations"/>
    <w:basedOn w:val="TAGcomments"/>
    <w:qFormat/>
    <w:rsid w:val="00460AF1"/>
    <w:rPr>
      <w:color w:val="000099"/>
    </w:rPr>
  </w:style>
  <w:style w:type="paragraph" w:customStyle="1" w:styleId="TAGcomments2">
    <w:name w:val="TAG_comments2"/>
    <w:basedOn w:val="TAGcomments"/>
    <w:qFormat/>
    <w:rsid w:val="00324D4A"/>
    <w:pPr>
      <w:ind w:left="0"/>
    </w:pPr>
  </w:style>
  <w:style w:type="paragraph" w:customStyle="1" w:styleId="Personalremarks">
    <w:name w:val="Personal_remarks"/>
    <w:basedOn w:val="TAGcomments2"/>
    <w:qFormat/>
    <w:rsid w:val="00EB058D"/>
    <w:rPr>
      <w:color w:val="996600"/>
    </w:rPr>
  </w:style>
  <w:style w:type="paragraph" w:styleId="TOC1">
    <w:name w:val="toc 1"/>
    <w:basedOn w:val="Normal"/>
    <w:next w:val="Normal"/>
    <w:autoRedefine/>
    <w:uiPriority w:val="39"/>
    <w:unhideWhenUsed/>
    <w:rsid w:val="00B04CCB"/>
    <w:pPr>
      <w:spacing w:after="100"/>
    </w:pPr>
  </w:style>
  <w:style w:type="paragraph" w:styleId="TOC2">
    <w:name w:val="toc 2"/>
    <w:basedOn w:val="Normal"/>
    <w:next w:val="Normal"/>
    <w:autoRedefine/>
    <w:uiPriority w:val="39"/>
    <w:unhideWhenUsed/>
    <w:rsid w:val="00B04CCB"/>
    <w:pPr>
      <w:spacing w:after="100"/>
      <w:ind w:left="220"/>
    </w:pPr>
  </w:style>
  <w:style w:type="paragraph" w:styleId="TOC3">
    <w:name w:val="toc 3"/>
    <w:basedOn w:val="Normal"/>
    <w:next w:val="Normal"/>
    <w:autoRedefine/>
    <w:uiPriority w:val="39"/>
    <w:unhideWhenUsed/>
    <w:rsid w:val="00324D4A"/>
    <w:pPr>
      <w:spacing w:after="100"/>
      <w:ind w:left="440"/>
    </w:pPr>
  </w:style>
  <w:style w:type="paragraph" w:styleId="EndnoteText">
    <w:name w:val="endnote text"/>
    <w:basedOn w:val="Normal"/>
    <w:link w:val="EndnoteTextChar"/>
    <w:uiPriority w:val="99"/>
    <w:semiHidden/>
    <w:unhideWhenUsed/>
    <w:rsid w:val="00BE7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781C"/>
    <w:rPr>
      <w:sz w:val="20"/>
      <w:szCs w:val="20"/>
    </w:rPr>
  </w:style>
  <w:style w:type="character" w:styleId="EndnoteReference">
    <w:name w:val="endnote reference"/>
    <w:basedOn w:val="DefaultParagraphFont"/>
    <w:uiPriority w:val="99"/>
    <w:semiHidden/>
    <w:unhideWhenUsed/>
    <w:rsid w:val="00BE78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02AA"/>
  </w:style>
  <w:style w:type="paragraph" w:styleId="berschrift1">
    <w:name w:val="heading 1"/>
    <w:basedOn w:val="Standard"/>
    <w:next w:val="Standard"/>
    <w:link w:val="berschrift1Zchn"/>
    <w:uiPriority w:val="9"/>
    <w:qFormat/>
    <w:rsid w:val="009004F7"/>
    <w:pPr>
      <w:keepNext/>
      <w:keepLines/>
      <w:pBdr>
        <w:bottom w:val="single" w:sz="4" w:space="1" w:color="auto"/>
      </w:pBd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berschrift2">
    <w:name w:val="heading 2"/>
    <w:basedOn w:val="Standard"/>
    <w:next w:val="Standard"/>
    <w:link w:val="berschrift2Zchn"/>
    <w:uiPriority w:val="9"/>
    <w:unhideWhenUsed/>
    <w:qFormat/>
    <w:rsid w:val="009004F7"/>
    <w:pPr>
      <w:keepNext/>
      <w:keepLines/>
      <w:spacing w:before="200" w:after="120"/>
      <w:outlineLvl w:val="1"/>
    </w:pPr>
    <w:rPr>
      <w:rFonts w:asciiTheme="majorHAnsi" w:eastAsiaTheme="majorEastAsia" w:hAnsiTheme="majorHAnsi" w:cstheme="majorBidi"/>
      <w:b/>
      <w:bCs/>
      <w:color w:val="4F81BD" w:themeColor="accent1"/>
      <w:sz w:val="32"/>
      <w:szCs w:val="26"/>
    </w:rPr>
  </w:style>
  <w:style w:type="paragraph" w:styleId="berschrift3">
    <w:name w:val="heading 3"/>
    <w:basedOn w:val="Standard"/>
    <w:next w:val="Standard"/>
    <w:link w:val="berschrift3Zchn"/>
    <w:uiPriority w:val="9"/>
    <w:unhideWhenUsed/>
    <w:qFormat/>
    <w:rsid w:val="009004F7"/>
    <w:pPr>
      <w:keepNext/>
      <w:keepLines/>
      <w:spacing w:before="200" w:after="120"/>
      <w:outlineLvl w:val="2"/>
    </w:pPr>
    <w:rPr>
      <w:rFonts w:asciiTheme="majorHAnsi" w:eastAsiaTheme="majorEastAsia" w:hAnsiTheme="majorHAnsi" w:cstheme="majorBidi"/>
      <w:b/>
      <w:bCs/>
      <w:color w:val="4F81BD" w:themeColor="accent1"/>
      <w:sz w:val="24"/>
    </w:rPr>
  </w:style>
  <w:style w:type="paragraph" w:styleId="berschrift4">
    <w:name w:val="heading 4"/>
    <w:basedOn w:val="Standard"/>
    <w:next w:val="Standard"/>
    <w:link w:val="berschrift4Zchn"/>
    <w:uiPriority w:val="9"/>
    <w:semiHidden/>
    <w:unhideWhenUsed/>
    <w:qFormat/>
    <w:rsid w:val="00A702AA"/>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02AA"/>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02A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02A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02A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02A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eastAsia="Calibri" w:cs="Calibri"/>
      <w:b/>
      <w:bCs/>
      <w:iCs/>
      <w:color w:val="auto"/>
      <w:sz w:val="26"/>
      <w:szCs w:val="26"/>
    </w:rPr>
  </w:style>
  <w:style w:type="character" w:customStyle="1" w:styleId="WW8Num2z1">
    <w:name w:val="WW8Num2z1"/>
  </w:style>
  <w:style w:type="character" w:customStyle="1" w:styleId="WW8Num2z2">
    <w:name w:val="WW8Num2z2"/>
  </w:style>
  <w:style w:type="character" w:customStyle="1" w:styleId="WW8Num2z3">
    <w:name w:val="WW8Num2z3"/>
    <w:rPr>
      <w:rFonts w:hint="default"/>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 w:val="28"/>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sz w:val="28"/>
      <w:szCs w:val="28"/>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sz w:val="28"/>
      <w:szCs w:val="28"/>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sz w:val="28"/>
      <w:szCs w:val="28"/>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sz w:val="28"/>
      <w:szCs w:val="28"/>
    </w:rPr>
  </w:style>
  <w:style w:type="character" w:customStyle="1" w:styleId="WW8Num7z1">
    <w:name w:val="WW8Num7z1"/>
    <w:rPr>
      <w:rFonts w:ascii="OpenSymbol" w:hAnsi="OpenSymbol" w:cs="OpenSymbol"/>
    </w:rPr>
  </w:style>
  <w:style w:type="character" w:customStyle="1" w:styleId="WW8Num8z0">
    <w:name w:val="WW8Num8z0"/>
    <w:rPr>
      <w:rFonts w:cs="Arial" w:hint="default"/>
      <w:i w:val="0"/>
      <w:sz w:val="24"/>
      <w:szCs w:val="24"/>
    </w:rPr>
  </w:style>
  <w:style w:type="character" w:customStyle="1" w:styleId="WW8Num8z1">
    <w:name w:val="WW8Num8z1"/>
    <w:rPr>
      <w:rFonts w:ascii="OpenSymbol" w:hAnsi="OpenSymbol" w:cs="OpenSymbol"/>
    </w:rPr>
  </w:style>
  <w:style w:type="character" w:customStyle="1" w:styleId="WW8Num9z0">
    <w:name w:val="WW8Num9z0"/>
    <w:rPr>
      <w:rFonts w:ascii="Symbol" w:hAnsi="Symbol" w:cs="Symbol" w:hint="default"/>
      <w:sz w:val="22"/>
      <w:szCs w:val="22"/>
    </w:rPr>
  </w:style>
  <w:style w:type="character" w:customStyle="1" w:styleId="WW8Num9z1">
    <w:name w:val="WW8Num9z1"/>
    <w:rPr>
      <w:rFonts w:ascii="Courier New" w:hAnsi="Courier New" w:cs="Courier New" w:hint="default"/>
    </w:rPr>
  </w:style>
  <w:style w:type="character" w:customStyle="1" w:styleId="WW8Num10z0">
    <w:name w:val="WW8Num10z0"/>
    <w:rPr>
      <w:rFonts w:ascii="Symbol" w:hAnsi="Symbol" w:cs="Symbol" w:hint="default"/>
      <w:sz w:val="22"/>
      <w:szCs w:val="22"/>
    </w:rPr>
  </w:style>
  <w:style w:type="character" w:customStyle="1" w:styleId="WW8Num10z1">
    <w:name w:val="WW8Num10z1"/>
    <w:rPr>
      <w:rFonts w:ascii="Courier New" w:hAnsi="Courier New" w:cs="Courier New"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customStyle="1" w:styleId="WW8Num10z2">
    <w:name w:val="WW8Num10z2"/>
    <w:rPr>
      <w:rFonts w:ascii="Wingdings" w:hAnsi="Wingdings" w:cs="Wingdings" w:hint="default"/>
    </w:rPr>
  </w:style>
  <w:style w:type="character" w:customStyle="1" w:styleId="WW8Num12z0">
    <w:name w:val="WW8Num12z0"/>
    <w:rPr>
      <w:rFonts w:ascii="Symbol" w:hAnsi="Symbol" w:cs="Symbol" w:hint="default"/>
      <w:sz w:val="22"/>
      <w:szCs w:val="22"/>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ascii="Symbol" w:hAnsi="Symbol" w:cs="Symbol" w:hint="default"/>
      <w:sz w:val="22"/>
      <w:szCs w:val="22"/>
    </w:rPr>
  </w:style>
  <w:style w:type="character" w:customStyle="1" w:styleId="WW8Num13z1">
    <w:name w:val="WW8Num13z1"/>
    <w:rPr>
      <w:rFonts w:hint="default"/>
    </w:rPr>
  </w:style>
  <w:style w:type="character" w:customStyle="1" w:styleId="WW8Num13z2">
    <w:name w:val="WW8Num13z2"/>
    <w:rPr>
      <w:rFonts w:ascii="Wingdings" w:hAnsi="Wingdings" w:cs="Wingdings" w:hint="default"/>
    </w:rPr>
  </w:style>
  <w:style w:type="character" w:customStyle="1" w:styleId="WW8Num13z4">
    <w:name w:val="WW8Num13z4"/>
    <w:rPr>
      <w:rFonts w:ascii="Courier New" w:hAnsi="Courier New" w:cs="Courier New" w:hint="default"/>
    </w:rPr>
  </w:style>
  <w:style w:type="character" w:customStyle="1" w:styleId="WW8Num16z0">
    <w:name w:val="WW8Num16z0"/>
    <w:rPr>
      <w:rFonts w:ascii="Symbol" w:hAnsi="Symbol" w:cs="Symbol" w:hint="default"/>
      <w:sz w:val="22"/>
      <w:szCs w:val="22"/>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WW8Num9z2">
    <w:name w:val="WW8Num9z2"/>
    <w:rPr>
      <w:rFonts w:ascii="Wingdings" w:hAnsi="Wingdings" w:cs="Wingdings" w:hint="default"/>
    </w:rPr>
  </w:style>
  <w:style w:type="character" w:customStyle="1" w:styleId="BalloonTextChar">
    <w:name w:val="Balloon Text Char"/>
    <w:rPr>
      <w:rFonts w:ascii="Tahoma" w:eastAsia="Lucida Sans Unicode" w:hAnsi="Tahoma" w:cs="Tahoma"/>
      <w:color w:val="000000"/>
      <w:sz w:val="16"/>
      <w:szCs w:val="16"/>
      <w:lang w:eastAsia="en-US" w:bidi="en-US"/>
    </w:rPr>
  </w:style>
  <w:style w:type="paragraph" w:customStyle="1" w:styleId="Heading">
    <w:name w:val="Heading"/>
    <w:basedOn w:val="Standard"/>
    <w:next w:val="Textkrper"/>
    <w:pPr>
      <w:keepNext/>
      <w:spacing w:before="240" w:after="120"/>
    </w:pPr>
    <w:rPr>
      <w:rFonts w:ascii="Arial" w:eastAsia="MS Mincho" w:hAnsi="Arial" w:cs="Tahoma"/>
      <w:sz w:val="28"/>
      <w:szCs w:val="28"/>
    </w:rPr>
  </w:style>
  <w:style w:type="paragraph" w:styleId="Textkrper">
    <w:name w:val="Body Text"/>
    <w:basedOn w:val="Standard"/>
    <w:pPr>
      <w:spacing w:after="120"/>
    </w:pPr>
  </w:style>
  <w:style w:type="paragraph" w:styleId="Liste">
    <w:name w:val="List"/>
    <w:basedOn w:val="Textkrper"/>
    <w:rPr>
      <w:rFonts w:cs="Mangal"/>
    </w:rPr>
  </w:style>
  <w:style w:type="paragraph" w:styleId="Beschriftung">
    <w:name w:val="caption"/>
    <w:basedOn w:val="Standard"/>
    <w:next w:val="Standard"/>
    <w:uiPriority w:val="35"/>
    <w:unhideWhenUsed/>
    <w:qFormat/>
    <w:rsid w:val="004D1EE8"/>
    <w:pPr>
      <w:keepNext/>
      <w:spacing w:after="60" w:line="240" w:lineRule="auto"/>
    </w:pPr>
    <w:rPr>
      <w:b/>
      <w:bCs/>
      <w:color w:val="4F81BD" w:themeColor="accent1"/>
      <w:sz w:val="18"/>
      <w:szCs w:val="18"/>
    </w:rPr>
  </w:style>
  <w:style w:type="paragraph" w:customStyle="1" w:styleId="Index">
    <w:name w:val="Index"/>
    <w:basedOn w:val="Standard"/>
    <w:pPr>
      <w:suppressLineNumbers/>
    </w:pPr>
    <w:rPr>
      <w:rFonts w:cs="Mangal"/>
    </w:rPr>
  </w:style>
  <w:style w:type="paragraph" w:styleId="Sprechblasentext">
    <w:name w:val="Balloon Text"/>
    <w:basedOn w:val="Standard"/>
    <w:rPr>
      <w:rFonts w:ascii="Tahoma" w:hAnsi="Tahoma" w:cs="Tahoma"/>
      <w:sz w:val="16"/>
      <w:szCs w:val="16"/>
    </w:rPr>
  </w:style>
  <w:style w:type="character" w:styleId="Kommentarzeichen">
    <w:name w:val="annotation reference"/>
    <w:uiPriority w:val="99"/>
    <w:semiHidden/>
    <w:unhideWhenUsed/>
    <w:rsid w:val="000734D3"/>
    <w:rPr>
      <w:sz w:val="16"/>
      <w:szCs w:val="16"/>
    </w:rPr>
  </w:style>
  <w:style w:type="paragraph" w:styleId="Kommentartext">
    <w:name w:val="annotation text"/>
    <w:basedOn w:val="Standard"/>
    <w:link w:val="KommentartextZchn"/>
    <w:uiPriority w:val="99"/>
    <w:semiHidden/>
    <w:unhideWhenUsed/>
    <w:rsid w:val="000734D3"/>
    <w:rPr>
      <w:sz w:val="20"/>
      <w:szCs w:val="20"/>
    </w:rPr>
  </w:style>
  <w:style w:type="character" w:customStyle="1" w:styleId="KommentartextZchn">
    <w:name w:val="Kommentartext Zchn"/>
    <w:link w:val="Kommentartext"/>
    <w:uiPriority w:val="99"/>
    <w:semiHidden/>
    <w:rsid w:val="000734D3"/>
    <w:rPr>
      <w:rFonts w:ascii="Calibri" w:eastAsia="Lucida Sans Unicode" w:hAnsi="Calibri" w:cs="Tahoma"/>
      <w:color w:val="000000"/>
      <w:lang w:val="en-US" w:eastAsia="en-US" w:bidi="en-US"/>
    </w:rPr>
  </w:style>
  <w:style w:type="paragraph" w:styleId="Kommentarthema">
    <w:name w:val="annotation subject"/>
    <w:basedOn w:val="Kommentartext"/>
    <w:next w:val="Kommentartext"/>
    <w:link w:val="KommentarthemaZchn"/>
    <w:uiPriority w:val="99"/>
    <w:semiHidden/>
    <w:unhideWhenUsed/>
    <w:rsid w:val="000734D3"/>
    <w:rPr>
      <w:b/>
      <w:bCs/>
    </w:rPr>
  </w:style>
  <w:style w:type="character" w:customStyle="1" w:styleId="KommentarthemaZchn">
    <w:name w:val="Kommentarthema Zchn"/>
    <w:link w:val="Kommentarthema"/>
    <w:uiPriority w:val="99"/>
    <w:semiHidden/>
    <w:rsid w:val="000734D3"/>
    <w:rPr>
      <w:rFonts w:ascii="Calibri" w:eastAsia="Lucida Sans Unicode" w:hAnsi="Calibri" w:cs="Tahoma"/>
      <w:b/>
      <w:bCs/>
      <w:color w:val="000000"/>
      <w:lang w:val="en-US" w:eastAsia="en-US" w:bidi="en-US"/>
    </w:rPr>
  </w:style>
  <w:style w:type="character" w:customStyle="1" w:styleId="berschrift1Zchn">
    <w:name w:val="Überschrift 1 Zchn"/>
    <w:basedOn w:val="Absatz-Standardschriftart"/>
    <w:link w:val="berschrift1"/>
    <w:uiPriority w:val="9"/>
    <w:rsid w:val="009004F7"/>
    <w:rPr>
      <w:rFonts w:asciiTheme="majorHAnsi" w:eastAsiaTheme="majorEastAsia" w:hAnsiTheme="majorHAnsi" w:cstheme="majorBidi"/>
      <w:b/>
      <w:bCs/>
      <w:color w:val="365F91" w:themeColor="accent1" w:themeShade="BF"/>
      <w:sz w:val="36"/>
      <w:szCs w:val="28"/>
    </w:rPr>
  </w:style>
  <w:style w:type="character" w:customStyle="1" w:styleId="berschrift2Zchn">
    <w:name w:val="Überschrift 2 Zchn"/>
    <w:basedOn w:val="Absatz-Standardschriftart"/>
    <w:link w:val="berschrift2"/>
    <w:uiPriority w:val="9"/>
    <w:rsid w:val="009004F7"/>
    <w:rPr>
      <w:rFonts w:asciiTheme="majorHAnsi" w:eastAsiaTheme="majorEastAsia" w:hAnsiTheme="majorHAnsi" w:cstheme="majorBidi"/>
      <w:b/>
      <w:bCs/>
      <w:color w:val="4F81BD" w:themeColor="accent1"/>
      <w:sz w:val="32"/>
      <w:szCs w:val="26"/>
    </w:rPr>
  </w:style>
  <w:style w:type="character" w:customStyle="1" w:styleId="berschrift3Zchn">
    <w:name w:val="Überschrift 3 Zchn"/>
    <w:basedOn w:val="Absatz-Standardschriftart"/>
    <w:link w:val="berschrift3"/>
    <w:uiPriority w:val="9"/>
    <w:rsid w:val="009004F7"/>
    <w:rPr>
      <w:rFonts w:asciiTheme="majorHAnsi" w:eastAsiaTheme="majorEastAsia" w:hAnsiTheme="majorHAnsi" w:cstheme="majorBidi"/>
      <w:b/>
      <w:bCs/>
      <w:color w:val="4F81BD" w:themeColor="accent1"/>
      <w:sz w:val="24"/>
    </w:rPr>
  </w:style>
  <w:style w:type="character" w:customStyle="1" w:styleId="berschrift4Zchn">
    <w:name w:val="Überschrift 4 Zchn"/>
    <w:basedOn w:val="Absatz-Standardschriftart"/>
    <w:link w:val="berschrift4"/>
    <w:uiPriority w:val="9"/>
    <w:semiHidden/>
    <w:rsid w:val="00A702A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02A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02A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02A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02AA"/>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02A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702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02AA"/>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02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02AA"/>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02AA"/>
    <w:rPr>
      <w:b/>
      <w:bCs/>
    </w:rPr>
  </w:style>
  <w:style w:type="character" w:styleId="Hervorhebung">
    <w:name w:val="Emphasis"/>
    <w:basedOn w:val="Absatz-Standardschriftart"/>
    <w:uiPriority w:val="20"/>
    <w:qFormat/>
    <w:rsid w:val="00A702AA"/>
    <w:rPr>
      <w:i/>
      <w:iCs/>
    </w:rPr>
  </w:style>
  <w:style w:type="paragraph" w:styleId="KeinLeerraum">
    <w:name w:val="No Spacing"/>
    <w:link w:val="KeinLeerraumZchn"/>
    <w:uiPriority w:val="1"/>
    <w:qFormat/>
    <w:rsid w:val="00A702AA"/>
    <w:pPr>
      <w:spacing w:after="0" w:line="240" w:lineRule="auto"/>
    </w:pPr>
  </w:style>
  <w:style w:type="paragraph" w:styleId="Listenabsatz">
    <w:name w:val="List Paragraph"/>
    <w:basedOn w:val="Standard"/>
    <w:uiPriority w:val="34"/>
    <w:qFormat/>
    <w:rsid w:val="00A702AA"/>
    <w:pPr>
      <w:ind w:left="720"/>
      <w:contextualSpacing/>
    </w:pPr>
  </w:style>
  <w:style w:type="paragraph" w:styleId="Zitat">
    <w:name w:val="Quote"/>
    <w:basedOn w:val="Standard"/>
    <w:next w:val="Standard"/>
    <w:link w:val="ZitatZchn"/>
    <w:uiPriority w:val="29"/>
    <w:qFormat/>
    <w:rsid w:val="00A702AA"/>
    <w:rPr>
      <w:i/>
      <w:iCs/>
      <w:color w:val="000000" w:themeColor="text1"/>
    </w:rPr>
  </w:style>
  <w:style w:type="character" w:customStyle="1" w:styleId="ZitatZchn">
    <w:name w:val="Zitat Zchn"/>
    <w:basedOn w:val="Absatz-Standardschriftart"/>
    <w:link w:val="Zitat"/>
    <w:uiPriority w:val="29"/>
    <w:rsid w:val="00A702AA"/>
    <w:rPr>
      <w:i/>
      <w:iCs/>
      <w:color w:val="000000" w:themeColor="text1"/>
    </w:rPr>
  </w:style>
  <w:style w:type="paragraph" w:styleId="IntensivesZitat">
    <w:name w:val="Intense Quote"/>
    <w:basedOn w:val="Standard"/>
    <w:next w:val="Standard"/>
    <w:link w:val="IntensivesZitatZchn"/>
    <w:uiPriority w:val="30"/>
    <w:qFormat/>
    <w:rsid w:val="00A702A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02AA"/>
    <w:rPr>
      <w:b/>
      <w:bCs/>
      <w:i/>
      <w:iCs/>
      <w:color w:val="4F81BD" w:themeColor="accent1"/>
    </w:rPr>
  </w:style>
  <w:style w:type="character" w:styleId="SchwacheHervorhebung">
    <w:name w:val="Subtle Emphasis"/>
    <w:basedOn w:val="Absatz-Standardschriftart"/>
    <w:uiPriority w:val="19"/>
    <w:qFormat/>
    <w:rsid w:val="00A702AA"/>
    <w:rPr>
      <w:i/>
      <w:iCs/>
      <w:color w:val="808080" w:themeColor="text1" w:themeTint="7F"/>
    </w:rPr>
  </w:style>
  <w:style w:type="character" w:styleId="IntensiveHervorhebung">
    <w:name w:val="Intense Emphasis"/>
    <w:basedOn w:val="Absatz-Standardschriftart"/>
    <w:uiPriority w:val="21"/>
    <w:qFormat/>
    <w:rsid w:val="00A702AA"/>
    <w:rPr>
      <w:b/>
      <w:bCs/>
      <w:i/>
      <w:iCs/>
      <w:color w:val="4F81BD" w:themeColor="accent1"/>
    </w:rPr>
  </w:style>
  <w:style w:type="character" w:styleId="SchwacherVerweis">
    <w:name w:val="Subtle Reference"/>
    <w:basedOn w:val="Absatz-Standardschriftart"/>
    <w:uiPriority w:val="31"/>
    <w:qFormat/>
    <w:rsid w:val="00A702AA"/>
    <w:rPr>
      <w:smallCaps/>
      <w:color w:val="C0504D" w:themeColor="accent2"/>
      <w:u w:val="single"/>
    </w:rPr>
  </w:style>
  <w:style w:type="character" w:styleId="IntensiverVerweis">
    <w:name w:val="Intense Reference"/>
    <w:basedOn w:val="Absatz-Standardschriftart"/>
    <w:uiPriority w:val="32"/>
    <w:qFormat/>
    <w:rsid w:val="00A702AA"/>
    <w:rPr>
      <w:b/>
      <w:bCs/>
      <w:smallCaps/>
      <w:color w:val="C0504D" w:themeColor="accent2"/>
      <w:spacing w:val="5"/>
      <w:u w:val="single"/>
    </w:rPr>
  </w:style>
  <w:style w:type="character" w:styleId="Buchtitel">
    <w:name w:val="Book Title"/>
    <w:basedOn w:val="Absatz-Standardschriftart"/>
    <w:uiPriority w:val="33"/>
    <w:qFormat/>
    <w:rsid w:val="00A702AA"/>
    <w:rPr>
      <w:b/>
      <w:bCs/>
      <w:smallCaps/>
      <w:spacing w:val="5"/>
    </w:rPr>
  </w:style>
  <w:style w:type="paragraph" w:styleId="Inhaltsverzeichnisberschrift">
    <w:name w:val="TOC Heading"/>
    <w:basedOn w:val="berschrift1"/>
    <w:next w:val="Standard"/>
    <w:uiPriority w:val="39"/>
    <w:semiHidden/>
    <w:unhideWhenUsed/>
    <w:qFormat/>
    <w:rsid w:val="00A702AA"/>
    <w:pPr>
      <w:outlineLvl w:val="9"/>
    </w:pPr>
  </w:style>
  <w:style w:type="character" w:customStyle="1" w:styleId="KeinLeerraumZchn">
    <w:name w:val="Kein Leerraum Zchn"/>
    <w:link w:val="KeinLeerraum"/>
    <w:uiPriority w:val="1"/>
    <w:rsid w:val="00FD7B02"/>
  </w:style>
  <w:style w:type="paragraph" w:styleId="Kopfzeile">
    <w:name w:val="header"/>
    <w:basedOn w:val="Standard"/>
    <w:link w:val="KopfzeileZchn"/>
    <w:uiPriority w:val="99"/>
    <w:unhideWhenUsed/>
    <w:rsid w:val="001E4B45"/>
    <w:pPr>
      <w:tabs>
        <w:tab w:val="center" w:pos="4513"/>
        <w:tab w:val="right" w:pos="9026"/>
      </w:tabs>
    </w:pPr>
  </w:style>
  <w:style w:type="character" w:customStyle="1" w:styleId="KopfzeileZchn">
    <w:name w:val="Kopfzeile Zchn"/>
    <w:basedOn w:val="Absatz-Standardschriftart"/>
    <w:link w:val="Kopfzeile"/>
    <w:uiPriority w:val="99"/>
    <w:rsid w:val="001E4B45"/>
    <w:rPr>
      <w:rFonts w:ascii="Calibri" w:eastAsia="Lucida Sans Unicode" w:hAnsi="Calibri" w:cs="Tahoma"/>
      <w:color w:val="000000"/>
      <w:sz w:val="22"/>
      <w:szCs w:val="24"/>
      <w:lang w:eastAsia="en-US" w:bidi="en-US"/>
    </w:rPr>
  </w:style>
  <w:style w:type="paragraph" w:styleId="Fuzeile">
    <w:name w:val="footer"/>
    <w:basedOn w:val="Standard"/>
    <w:link w:val="FuzeileZchn"/>
    <w:uiPriority w:val="99"/>
    <w:unhideWhenUsed/>
    <w:rsid w:val="001E4B45"/>
    <w:pPr>
      <w:tabs>
        <w:tab w:val="center" w:pos="4513"/>
        <w:tab w:val="right" w:pos="9026"/>
      </w:tabs>
    </w:pPr>
  </w:style>
  <w:style w:type="character" w:customStyle="1" w:styleId="FuzeileZchn">
    <w:name w:val="Fußzeile Zchn"/>
    <w:basedOn w:val="Absatz-Standardschriftart"/>
    <w:link w:val="Fuzeile"/>
    <w:uiPriority w:val="99"/>
    <w:rsid w:val="001E4B45"/>
    <w:rPr>
      <w:rFonts w:ascii="Calibri" w:eastAsia="Lucida Sans Unicode" w:hAnsi="Calibri" w:cs="Tahoma"/>
      <w:color w:val="000000"/>
      <w:sz w:val="22"/>
      <w:szCs w:val="24"/>
      <w:lang w:eastAsia="en-US" w:bidi="en-US"/>
    </w:rPr>
  </w:style>
  <w:style w:type="paragraph" w:customStyle="1" w:styleId="FooterEven">
    <w:name w:val="Footer Even"/>
    <w:basedOn w:val="Standard"/>
    <w:rsid w:val="00A702AA"/>
    <w:pPr>
      <w:pBdr>
        <w:top w:val="single" w:sz="4" w:space="1" w:color="4F81BD" w:themeColor="accent1"/>
      </w:pBdr>
      <w:spacing w:after="180" w:line="264" w:lineRule="auto"/>
    </w:pPr>
    <w:rPr>
      <w:rFonts w:eastAsiaTheme="minorHAnsi" w:cs="Times New Roman"/>
      <w:color w:val="1F497D" w:themeColor="text2"/>
      <w:sz w:val="20"/>
      <w:szCs w:val="20"/>
      <w:lang w:val="en-US" w:eastAsia="ja-JP"/>
    </w:rPr>
  </w:style>
  <w:style w:type="paragraph" w:customStyle="1" w:styleId="FooterOdd">
    <w:name w:val="Footer Odd"/>
    <w:basedOn w:val="Standard"/>
    <w:rsid w:val="00A702AA"/>
    <w:pPr>
      <w:pBdr>
        <w:top w:val="single" w:sz="4" w:space="1" w:color="4F81BD" w:themeColor="accent1"/>
      </w:pBdr>
      <w:spacing w:after="180" w:line="264" w:lineRule="auto"/>
      <w:jc w:val="right"/>
    </w:pPr>
    <w:rPr>
      <w:rFonts w:eastAsiaTheme="minorHAnsi" w:cs="Times New Roman"/>
      <w:color w:val="1F497D" w:themeColor="text2"/>
      <w:sz w:val="20"/>
      <w:szCs w:val="20"/>
      <w:lang w:val="en-US" w:eastAsia="ja-JP"/>
    </w:rPr>
  </w:style>
  <w:style w:type="paragraph" w:customStyle="1" w:styleId="HeaderEven">
    <w:name w:val="Header Even"/>
    <w:basedOn w:val="KeinLeerraum"/>
    <w:rsid w:val="00A702AA"/>
    <w:pPr>
      <w:pBdr>
        <w:bottom w:val="single" w:sz="4" w:space="1" w:color="4F81BD" w:themeColor="accent1"/>
      </w:pBdr>
    </w:pPr>
    <w:rPr>
      <w:rFonts w:eastAsiaTheme="minorHAnsi" w:cs="Times New Roman"/>
      <w:b/>
      <w:color w:val="1F497D" w:themeColor="text2"/>
      <w:sz w:val="20"/>
      <w:szCs w:val="20"/>
      <w:lang w:val="en-US" w:eastAsia="ja-JP"/>
    </w:rPr>
  </w:style>
  <w:style w:type="paragraph" w:customStyle="1" w:styleId="HeaderOdd">
    <w:name w:val="Header Odd"/>
    <w:basedOn w:val="KeinLeerraum"/>
    <w:rsid w:val="00A702AA"/>
    <w:pPr>
      <w:pBdr>
        <w:bottom w:val="single" w:sz="4" w:space="1" w:color="4F81BD" w:themeColor="accent1"/>
      </w:pBdr>
      <w:jc w:val="right"/>
    </w:pPr>
    <w:rPr>
      <w:rFonts w:eastAsiaTheme="minorHAnsi" w:cs="Times New Roman"/>
      <w:b/>
      <w:color w:val="1F497D" w:themeColor="text2"/>
      <w:sz w:val="20"/>
      <w:szCs w:val="20"/>
      <w:lang w:val="en-US" w:eastAsia="ja-JP"/>
    </w:rPr>
  </w:style>
  <w:style w:type="paragraph" w:styleId="Funotentext">
    <w:name w:val="footnote text"/>
    <w:basedOn w:val="Standard"/>
    <w:link w:val="FunotentextZchn"/>
    <w:uiPriority w:val="99"/>
    <w:semiHidden/>
    <w:unhideWhenUsed/>
    <w:rsid w:val="006D3D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D3DD4"/>
    <w:rPr>
      <w:sz w:val="20"/>
      <w:szCs w:val="20"/>
    </w:rPr>
  </w:style>
  <w:style w:type="character" w:styleId="Funotenzeichen">
    <w:name w:val="footnote reference"/>
    <w:basedOn w:val="Absatz-Standardschriftart"/>
    <w:uiPriority w:val="99"/>
    <w:semiHidden/>
    <w:unhideWhenUsed/>
    <w:rsid w:val="006D3DD4"/>
    <w:rPr>
      <w:vertAlign w:val="superscript"/>
    </w:rPr>
  </w:style>
  <w:style w:type="paragraph" w:customStyle="1" w:styleId="Hyperlink1">
    <w:name w:val="Hyperlink1"/>
    <w:basedOn w:val="Standard"/>
    <w:link w:val="hyperlinkChar"/>
    <w:qFormat/>
    <w:rsid w:val="00E346AB"/>
    <w:rPr>
      <w:color w:val="4F81BD" w:themeColor="accent1"/>
      <w:u w:val="single"/>
    </w:rPr>
  </w:style>
  <w:style w:type="character" w:customStyle="1" w:styleId="hyperlinkChar">
    <w:name w:val="hyperlink Char"/>
    <w:basedOn w:val="Absatz-Standardschriftart"/>
    <w:link w:val="Hyperlink1"/>
    <w:rsid w:val="00E346AB"/>
    <w:rPr>
      <w:color w:val="4F81BD" w:themeColor="accent1"/>
      <w:u w:val="single"/>
    </w:rPr>
  </w:style>
  <w:style w:type="paragraph" w:customStyle="1" w:styleId="Question">
    <w:name w:val="Question"/>
    <w:basedOn w:val="Standard"/>
    <w:link w:val="QuestionChar"/>
    <w:qFormat/>
    <w:rsid w:val="00090CF8"/>
    <w:rPr>
      <w:i/>
      <w:color w:val="FF0000"/>
    </w:rPr>
  </w:style>
  <w:style w:type="character" w:customStyle="1" w:styleId="QuestionChar">
    <w:name w:val="Question Char"/>
    <w:basedOn w:val="Absatz-Standardschriftart"/>
    <w:link w:val="Question"/>
    <w:rsid w:val="00090CF8"/>
    <w:rPr>
      <w:i/>
      <w:color w:val="FF0000"/>
    </w:rPr>
  </w:style>
  <w:style w:type="paragraph" w:customStyle="1" w:styleId="Figure1">
    <w:name w:val="Figure1"/>
    <w:basedOn w:val="Standard"/>
    <w:rsid w:val="00AF0605"/>
    <w:pPr>
      <w:spacing w:after="120" w:line="240" w:lineRule="auto"/>
      <w:ind w:left="360"/>
    </w:pPr>
    <w:rPr>
      <w:rFonts w:ascii="Arial" w:eastAsia="Times New Roman" w:hAnsi="Arial" w:cs="Arial"/>
      <w:sz w:val="16"/>
      <w:szCs w:val="24"/>
      <w:lang w:eastAsia="en-US"/>
    </w:rPr>
  </w:style>
  <w:style w:type="table" w:styleId="Tabellenraster">
    <w:name w:val="Table Grid"/>
    <w:basedOn w:val="NormaleTabelle"/>
    <w:uiPriority w:val="59"/>
    <w:rsid w:val="00AF06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comments">
    <w:name w:val="TAG_comments"/>
    <w:basedOn w:val="Standard"/>
    <w:qFormat/>
    <w:rsid w:val="00BD56DA"/>
    <w:pPr>
      <w:spacing w:after="120"/>
      <w:ind w:left="1304"/>
    </w:pPr>
    <w:rPr>
      <w:i/>
    </w:rPr>
  </w:style>
  <w:style w:type="paragraph" w:customStyle="1" w:styleId="WMOrecommendations">
    <w:name w:val="WMO_recommendations"/>
    <w:basedOn w:val="TAGcomments"/>
    <w:qFormat/>
    <w:rsid w:val="00460AF1"/>
    <w:rPr>
      <w:color w:val="000099"/>
    </w:rPr>
  </w:style>
  <w:style w:type="paragraph" w:customStyle="1" w:styleId="TAGcomments2">
    <w:name w:val="TAG_comments2"/>
    <w:basedOn w:val="TAGcomments"/>
    <w:qFormat/>
    <w:rsid w:val="00324D4A"/>
    <w:pPr>
      <w:ind w:left="0"/>
    </w:pPr>
  </w:style>
  <w:style w:type="paragraph" w:customStyle="1" w:styleId="Personalremarks">
    <w:name w:val="Personal_remarks"/>
    <w:basedOn w:val="TAGcomments2"/>
    <w:qFormat/>
    <w:rsid w:val="00EB058D"/>
    <w:rPr>
      <w:color w:val="996600"/>
    </w:rPr>
  </w:style>
  <w:style w:type="paragraph" w:styleId="Verzeichnis1">
    <w:name w:val="toc 1"/>
    <w:basedOn w:val="Standard"/>
    <w:next w:val="Standard"/>
    <w:autoRedefine/>
    <w:uiPriority w:val="39"/>
    <w:unhideWhenUsed/>
    <w:rsid w:val="00B04CCB"/>
    <w:pPr>
      <w:spacing w:after="100"/>
    </w:pPr>
  </w:style>
  <w:style w:type="paragraph" w:styleId="Verzeichnis2">
    <w:name w:val="toc 2"/>
    <w:basedOn w:val="Standard"/>
    <w:next w:val="Standard"/>
    <w:autoRedefine/>
    <w:uiPriority w:val="39"/>
    <w:unhideWhenUsed/>
    <w:rsid w:val="00B04CCB"/>
    <w:pPr>
      <w:spacing w:after="100"/>
      <w:ind w:left="220"/>
    </w:pPr>
  </w:style>
  <w:style w:type="paragraph" w:styleId="Verzeichnis3">
    <w:name w:val="toc 3"/>
    <w:basedOn w:val="Standard"/>
    <w:next w:val="Standard"/>
    <w:autoRedefine/>
    <w:uiPriority w:val="39"/>
    <w:unhideWhenUsed/>
    <w:rsid w:val="00324D4A"/>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eteo.go.ke/" TargetMode="External"/><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wmo.int/pages/index_en.html" TargetMode="External"/><Relationship Id="rId17" Type="http://schemas.openxmlformats.org/officeDocument/2006/relationships/header" Target="header4.xml"/><Relationship Id="rId25" Type="http://schemas.openxmlformats.org/officeDocument/2006/relationships/hyperlink" Target="http://timezonedb.com/download"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etoffice.gov.uk/" TargetMode="External"/><Relationship Id="rId24" Type="http://schemas.openxmlformats.org/officeDocument/2006/relationships/image" Target="media/image3.png"/><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eca.knmi.nl/dailydata/datadictionary.php" TargetMode="External"/><Relationship Id="rId28" Type="http://schemas.openxmlformats.org/officeDocument/2006/relationships/image" Target="media/image6.emf"/><Relationship Id="rId10" Type="http://schemas.openxmlformats.org/officeDocument/2006/relationships/hyperlink" Target="http://www.acmad.net/new/" TargetMode="External"/><Relationship Id="rId19" Type="http://schemas.openxmlformats.org/officeDocument/2006/relationships/footer" Target="footer2.xm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http://www.weather.co.zw/" TargetMode="Externa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Dropbox%20(SSC)\CLIMSOFT\Current%20Versions%20of%20Guides%20Under%20Development\CLIMSOFT%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EE2D3-1A05-40CB-96AE-BC22B74B8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CLIMSOFT 3.dotx</Template>
  <TotalTime>403</TotalTime>
  <Pages>1</Pages>
  <Words>4492</Words>
  <Characters>25606</Characters>
  <Application>Microsoft Office Word</Application>
  <DocSecurity>0</DocSecurity>
  <Lines>213</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CLIMSOFT 3.2 – Technical Requirements / Summary V1</vt:lpstr>
      <vt:lpstr>CLIMSOFT 3.2 – Technical Requirements / Summary V1</vt:lpstr>
    </vt:vector>
  </TitlesOfParts>
  <Company>University of Reading</Company>
  <LinksUpToDate>false</LinksUpToDate>
  <CharactersWithSpaces>30038</CharactersWithSpaces>
  <SharedDoc>false</SharedDoc>
  <HLinks>
    <vt:vector size="84" baseType="variant">
      <vt:variant>
        <vt:i4>1900638</vt:i4>
      </vt:variant>
      <vt:variant>
        <vt:i4>39</vt:i4>
      </vt:variant>
      <vt:variant>
        <vt:i4>0</vt:i4>
      </vt:variant>
      <vt:variant>
        <vt:i4>5</vt:i4>
      </vt:variant>
      <vt:variant>
        <vt:lpwstr>../../../../AppData/Local/Microsoft/Windows/Windows/System32</vt:lpwstr>
      </vt:variant>
      <vt:variant>
        <vt:lpwstr/>
      </vt:variant>
      <vt:variant>
        <vt:i4>7929964</vt:i4>
      </vt:variant>
      <vt:variant>
        <vt:i4>36</vt:i4>
      </vt:variant>
      <vt:variant>
        <vt:i4>0</vt:i4>
      </vt:variant>
      <vt:variant>
        <vt:i4>5</vt:i4>
      </vt:variant>
      <vt:variant>
        <vt:lpwstr>../../../../AppData/Local/Microsoft/Windows/Program Files (x86)/Climsoft/dbase</vt:lpwstr>
      </vt:variant>
      <vt:variant>
        <vt:lpwstr/>
      </vt:variant>
      <vt:variant>
        <vt:i4>1507413</vt:i4>
      </vt:variant>
      <vt:variant>
        <vt:i4>33</vt:i4>
      </vt:variant>
      <vt:variant>
        <vt:i4>0</vt:i4>
      </vt:variant>
      <vt:variant>
        <vt:i4>5</vt:i4>
      </vt:variant>
      <vt:variant>
        <vt:lpwstr>../../../../AppData/Local/Microsoft/Windows/Program Files/Climsoft/dbase</vt:lpwstr>
      </vt:variant>
      <vt:variant>
        <vt:lpwstr/>
      </vt:variant>
      <vt:variant>
        <vt:i4>1900638</vt:i4>
      </vt:variant>
      <vt:variant>
        <vt:i4>30</vt:i4>
      </vt:variant>
      <vt:variant>
        <vt:i4>0</vt:i4>
      </vt:variant>
      <vt:variant>
        <vt:i4>5</vt:i4>
      </vt:variant>
      <vt:variant>
        <vt:lpwstr>../../../../AppData/Local/Microsoft/Windows/Windows/System32</vt:lpwstr>
      </vt:variant>
      <vt:variant>
        <vt:lpwstr/>
      </vt:variant>
      <vt:variant>
        <vt:i4>7929964</vt:i4>
      </vt:variant>
      <vt:variant>
        <vt:i4>27</vt:i4>
      </vt:variant>
      <vt:variant>
        <vt:i4>0</vt:i4>
      </vt:variant>
      <vt:variant>
        <vt:i4>5</vt:i4>
      </vt:variant>
      <vt:variant>
        <vt:lpwstr>../../../../AppData/Local/Microsoft/Windows/Program Files (x86)/Climsoft/dbase</vt:lpwstr>
      </vt:variant>
      <vt:variant>
        <vt:lpwstr/>
      </vt:variant>
      <vt:variant>
        <vt:i4>1507413</vt:i4>
      </vt:variant>
      <vt:variant>
        <vt:i4>24</vt:i4>
      </vt:variant>
      <vt:variant>
        <vt:i4>0</vt:i4>
      </vt:variant>
      <vt:variant>
        <vt:i4>5</vt:i4>
      </vt:variant>
      <vt:variant>
        <vt:lpwstr>../../../../AppData/Local/Microsoft/Windows/Program Files/Climsoft/dbase</vt:lpwstr>
      </vt:variant>
      <vt:variant>
        <vt:lpwstr/>
      </vt:variant>
      <vt:variant>
        <vt:i4>2228233</vt:i4>
      </vt:variant>
      <vt:variant>
        <vt:i4>21</vt:i4>
      </vt:variant>
      <vt:variant>
        <vt:i4>0</vt:i4>
      </vt:variant>
      <vt:variant>
        <vt:i4>5</vt:i4>
      </vt:variant>
      <vt:variant>
        <vt:lpwstr/>
      </vt:variant>
      <vt:variant>
        <vt:lpwstr>_toc95</vt:lpwstr>
      </vt:variant>
      <vt:variant>
        <vt:i4>1900638</vt:i4>
      </vt:variant>
      <vt:variant>
        <vt:i4>18</vt:i4>
      </vt:variant>
      <vt:variant>
        <vt:i4>0</vt:i4>
      </vt:variant>
      <vt:variant>
        <vt:i4>5</vt:i4>
      </vt:variant>
      <vt:variant>
        <vt:lpwstr>../../../../AppData/Local/Microsoft/Windows/Windows/System32</vt:lpwstr>
      </vt:variant>
      <vt:variant>
        <vt:lpwstr/>
      </vt:variant>
      <vt:variant>
        <vt:i4>2883684</vt:i4>
      </vt:variant>
      <vt:variant>
        <vt:i4>15</vt:i4>
      </vt:variant>
      <vt:variant>
        <vt:i4>0</vt:i4>
      </vt:variant>
      <vt:variant>
        <vt:i4>5</vt:i4>
      </vt:variant>
      <vt:variant>
        <vt:lpwstr>../../../../AppData/Local/Microsoft/Windows/Program Files (x86)</vt:lpwstr>
      </vt:variant>
      <vt:variant>
        <vt:lpwstr/>
      </vt:variant>
      <vt:variant>
        <vt:i4>4325383</vt:i4>
      </vt:variant>
      <vt:variant>
        <vt:i4>12</vt:i4>
      </vt:variant>
      <vt:variant>
        <vt:i4>0</vt:i4>
      </vt:variant>
      <vt:variant>
        <vt:i4>5</vt:i4>
      </vt:variant>
      <vt:variant>
        <vt:lpwstr>../../../../AppData/Local/Microsoft/Windows/Program Files</vt:lpwstr>
      </vt:variant>
      <vt:variant>
        <vt:lpwstr/>
      </vt:variant>
      <vt:variant>
        <vt:i4>7929964</vt:i4>
      </vt:variant>
      <vt:variant>
        <vt:i4>9</vt:i4>
      </vt:variant>
      <vt:variant>
        <vt:i4>0</vt:i4>
      </vt:variant>
      <vt:variant>
        <vt:i4>5</vt:i4>
      </vt:variant>
      <vt:variant>
        <vt:lpwstr>../../../../AppData/Local/Microsoft/Windows/Program Files (x86)/Climsoft/dbase</vt:lpwstr>
      </vt:variant>
      <vt:variant>
        <vt:lpwstr/>
      </vt:variant>
      <vt:variant>
        <vt:i4>1507413</vt:i4>
      </vt:variant>
      <vt:variant>
        <vt:i4>6</vt:i4>
      </vt:variant>
      <vt:variant>
        <vt:i4>0</vt:i4>
      </vt:variant>
      <vt:variant>
        <vt:i4>5</vt:i4>
      </vt:variant>
      <vt:variant>
        <vt:lpwstr>../../../../AppData/Local/Microsoft/Windows/Program Files/Climsoft/dbase</vt:lpwstr>
      </vt:variant>
      <vt:variant>
        <vt:lpwstr/>
      </vt:variant>
      <vt:variant>
        <vt:i4>2883684</vt:i4>
      </vt:variant>
      <vt:variant>
        <vt:i4>3</vt:i4>
      </vt:variant>
      <vt:variant>
        <vt:i4>0</vt:i4>
      </vt:variant>
      <vt:variant>
        <vt:i4>5</vt:i4>
      </vt:variant>
      <vt:variant>
        <vt:lpwstr>../../../../AppData/Local/Microsoft/Windows/Program Files (x86)</vt:lpwstr>
      </vt:variant>
      <vt:variant>
        <vt:lpwstr/>
      </vt:variant>
      <vt:variant>
        <vt:i4>4325383</vt:i4>
      </vt:variant>
      <vt:variant>
        <vt:i4>0</vt:i4>
      </vt:variant>
      <vt:variant>
        <vt:i4>0</vt:i4>
      </vt:variant>
      <vt:variant>
        <vt:i4>5</vt:i4>
      </vt:variant>
      <vt:variant>
        <vt:lpwstr>../../../../AppData/Local/Microsoft/Windows/Program 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CLIMSOFT 4 – Technical Requirements / Summary V1</dc:title>
  <dc:creator>Cathy A. Garlick</dc:creator>
  <cp:lastModifiedBy>Ian</cp:lastModifiedBy>
  <cp:revision>11</cp:revision>
  <cp:lastPrinted>2013-11-22T08:44:00Z</cp:lastPrinted>
  <dcterms:created xsi:type="dcterms:W3CDTF">2015-05-06T09:06:00Z</dcterms:created>
  <dcterms:modified xsi:type="dcterms:W3CDTF">2015-05-07T13:33:00Z</dcterms:modified>
</cp:coreProperties>
</file>